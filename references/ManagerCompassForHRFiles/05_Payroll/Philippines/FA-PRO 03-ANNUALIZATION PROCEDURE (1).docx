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47" w:type="dxa"/>
        <w:tblInd w:w="-730" w:type="dxa"/>
        <w:tblLook w:val="04A0" w:firstRow="1" w:lastRow="0" w:firstColumn="1" w:lastColumn="0" w:noHBand="0" w:noVBand="1"/>
        <w:tblPrChange w:id="0" w:author="Hazel Cruz" w:date="2020-08-16T13:12:00Z">
          <w:tblPr>
            <w:tblW w:w="10947" w:type="dxa"/>
            <w:tblInd w:w="-730" w:type="dxa"/>
            <w:tblLook w:val="04A0" w:firstRow="1" w:lastRow="0" w:firstColumn="1" w:lastColumn="0" w:noHBand="0" w:noVBand="1"/>
          </w:tblPr>
        </w:tblPrChange>
      </w:tblPr>
      <w:tblGrid>
        <w:gridCol w:w="2955"/>
        <w:gridCol w:w="5194"/>
        <w:gridCol w:w="2798"/>
        <w:tblGridChange w:id="1">
          <w:tblGrid>
            <w:gridCol w:w="360"/>
            <w:gridCol w:w="360"/>
            <w:gridCol w:w="360"/>
          </w:tblGrid>
        </w:tblGridChange>
      </w:tblGrid>
      <w:tr w:rsidR="00A655ED" w:rsidRPr="00A655ED" w14:paraId="1024F4EC" w14:textId="77777777" w:rsidTr="0060445F">
        <w:trPr>
          <w:trHeight w:val="843"/>
        </w:trPr>
        <w:tc>
          <w:tcPr>
            <w:tcW w:w="2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2" w:author="Hazel Cruz" w:date="2020-08-16T13:12:00Z">
              <w:tcPr>
                <w:tcW w:w="1736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7B5AA7E" w14:textId="77777777" w:rsidR="00A655ED" w:rsidRPr="00A655ED" w:rsidRDefault="00A655ED" w:rsidP="5856550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 w:rsidRPr="58565507">
              <w:rPr>
                <w:rFonts w:ascii="Arial Narrow" w:eastAsia="Arial Narrow" w:hAnsi="Arial Narrow" w:cs="Arial Narrow"/>
                <w:color w:val="000000" w:themeColor="text1"/>
              </w:rPr>
              <w:t>Document:</w:t>
            </w:r>
            <w:r>
              <w:br/>
            </w:r>
            <w:r w:rsidRPr="58565507">
              <w:rPr>
                <w:rFonts w:ascii="Arial Narrow" w:eastAsia="Arial Narrow" w:hAnsi="Arial Narrow" w:cs="Arial Narrow"/>
                <w:color w:val="000000" w:themeColor="text1"/>
              </w:rPr>
              <w:t>PROCEDURE</w:t>
            </w:r>
          </w:p>
        </w:tc>
        <w:tc>
          <w:tcPr>
            <w:tcW w:w="7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vAlign w:val="center"/>
            <w:hideMark/>
            <w:tcPrChange w:id="3" w:author="Hazel Cruz" w:date="2020-08-16T13:12:00Z">
              <w:tcPr>
                <w:tcW w:w="9211" w:type="dxa"/>
                <w:gridSpan w:val="2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000000" w:themeColor="text1"/>
                </w:tcBorders>
                <w:shd w:val="clear" w:color="auto" w:fill="auto"/>
                <w:vAlign w:val="center"/>
                <w:hideMark/>
              </w:tcPr>
            </w:tcPrChange>
          </w:tcPr>
          <w:p w14:paraId="526C78B5" w14:textId="707980D3" w:rsidR="00A655ED" w:rsidRPr="00A655ED" w:rsidRDefault="00A655ED" w:rsidP="5856550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 w:rsidRPr="58565507">
              <w:rPr>
                <w:rFonts w:ascii="Arial Narrow" w:eastAsia="Arial Narrow" w:hAnsi="Arial Narrow" w:cs="Arial Narrow"/>
                <w:color w:val="000000" w:themeColor="text1"/>
              </w:rPr>
              <w:t>Title:</w:t>
            </w:r>
            <w:r>
              <w:br/>
            </w:r>
            <w:r w:rsidR="00C45B1C" w:rsidRPr="58565507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ANNUALIZATION</w:t>
            </w:r>
            <w:r w:rsidRPr="58565507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 xml:space="preserve"> PROCEDURE</w:t>
            </w:r>
          </w:p>
        </w:tc>
      </w:tr>
      <w:tr w:rsidR="00A655ED" w:rsidRPr="00A655ED" w14:paraId="12C2AC3B" w14:textId="77777777" w:rsidTr="0060445F">
        <w:trPr>
          <w:trHeight w:val="721"/>
        </w:trPr>
        <w:tc>
          <w:tcPr>
            <w:tcW w:w="29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4" w:author="Hazel Cruz" w:date="2020-08-16T13:12:00Z">
              <w:tcPr>
                <w:tcW w:w="1736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DD089FF" w14:textId="600D0FB3" w:rsidR="00A655ED" w:rsidRDefault="2A173668" w:rsidP="58565507">
            <w:pPr>
              <w:spacing w:after="0" w:line="240" w:lineRule="auto"/>
              <w:rPr>
                <w:del w:id="5" w:author="Hazel Cruz" w:date="2020-08-16T13:20:00Z"/>
                <w:rFonts w:ascii="Arial Narrow" w:eastAsia="Arial Narrow" w:hAnsi="Arial Narrow" w:cs="Arial Narrow"/>
                <w:color w:val="000000" w:themeColor="text1"/>
              </w:rPr>
            </w:pPr>
            <w:r w:rsidRPr="58565507">
              <w:rPr>
                <w:rFonts w:ascii="Arial Narrow" w:eastAsia="Arial Narrow" w:hAnsi="Arial Narrow" w:cs="Arial Narrow"/>
                <w:color w:val="000000" w:themeColor="text1"/>
              </w:rPr>
              <w:t>Document Code:</w:t>
            </w:r>
            <w:r>
              <w:br/>
            </w:r>
            <w:r w:rsidR="00C45B1C" w:rsidRPr="58565507">
              <w:rPr>
                <w:rFonts w:ascii="Arial Narrow" w:eastAsia="Arial Narrow" w:hAnsi="Arial Narrow" w:cs="Arial Narrow"/>
                <w:color w:val="000000" w:themeColor="text1"/>
              </w:rPr>
              <w:t>FA-PRO</w:t>
            </w:r>
            <w:r w:rsidR="0F909FEB" w:rsidRPr="58565507">
              <w:rPr>
                <w:rFonts w:ascii="Arial Narrow" w:eastAsia="Arial Narrow" w:hAnsi="Arial Narrow" w:cs="Arial Narrow"/>
                <w:color w:val="000000" w:themeColor="text1"/>
              </w:rPr>
              <w:t xml:space="preserve"> </w:t>
            </w:r>
            <w:r w:rsidR="00C45B1C" w:rsidRPr="58565507">
              <w:rPr>
                <w:rFonts w:ascii="Arial Narrow" w:eastAsia="Arial Narrow" w:hAnsi="Arial Narrow" w:cs="Arial Narrow"/>
                <w:color w:val="000000" w:themeColor="text1"/>
              </w:rPr>
              <w:t>0</w:t>
            </w:r>
            <w:r w:rsidR="7C50D9C6" w:rsidRPr="58565507">
              <w:rPr>
                <w:rFonts w:ascii="Arial Narrow" w:eastAsia="Arial Narrow" w:hAnsi="Arial Narrow" w:cs="Arial Narrow"/>
                <w:color w:val="000000" w:themeColor="text1"/>
              </w:rPr>
              <w:t>3</w:t>
            </w:r>
          </w:p>
          <w:p w14:paraId="6248289A" w14:textId="1BB65B12" w:rsidR="00C45B1C" w:rsidRPr="00A655ED" w:rsidRDefault="00C45B1C" w:rsidP="58565507">
            <w:pPr>
              <w:spacing w:after="0" w:line="240" w:lineRule="auto"/>
              <w:rPr>
                <w:rFonts w:ascii="Arial Narrow" w:eastAsia="Arial Narrow" w:hAnsi="Arial Narrow" w:cs="Arial Narrow"/>
                <w:color w:val="000000" w:themeColor="text1"/>
              </w:rPr>
            </w:pPr>
          </w:p>
        </w:tc>
        <w:tc>
          <w:tcPr>
            <w:tcW w:w="51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6" w:author="Hazel Cruz" w:date="2020-08-16T13:12:00Z">
              <w:tcPr>
                <w:tcW w:w="6413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217C670A" w14:textId="1EE6AA0D" w:rsidR="00A655ED" w:rsidRPr="00A655ED" w:rsidRDefault="3B17844E" w:rsidP="0060445F">
            <w:pPr>
              <w:spacing w:after="0" w:line="240" w:lineRule="auto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0060445F">
              <w:rPr>
                <w:rFonts w:ascii="Arial Narrow" w:eastAsia="Arial Narrow" w:hAnsi="Arial Narrow" w:cs="Arial Narrow"/>
                <w:color w:val="000000" w:themeColor="text1"/>
              </w:rPr>
              <w:t>Approved By:</w:t>
            </w:r>
          </w:p>
          <w:p w14:paraId="46EBD07B" w14:textId="5AA284E6" w:rsidR="00A655ED" w:rsidRPr="00A655ED" w:rsidRDefault="3B17844E" w:rsidP="0060445F">
            <w:pPr>
              <w:spacing w:after="0" w:line="240" w:lineRule="auto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0060445F">
              <w:rPr>
                <w:rFonts w:ascii="Arial Narrow" w:eastAsia="Arial Narrow" w:hAnsi="Arial Narrow" w:cs="Arial Narrow"/>
                <w:color w:val="000000" w:themeColor="text1"/>
              </w:rPr>
              <w:t>Jenny Constantino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  <w:tcPrChange w:id="7" w:author="Hazel Cruz" w:date="2020-08-16T13:12:00Z">
              <w:tcPr>
                <w:tcW w:w="2798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vAlign w:val="center"/>
                <w:hideMark/>
              </w:tcPr>
            </w:tcPrChange>
          </w:tcPr>
          <w:p w14:paraId="36BFA493" w14:textId="4D0316C3" w:rsidR="00A655ED" w:rsidRPr="00A655ED" w:rsidRDefault="00A655ED" w:rsidP="58565507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</w:rPr>
            </w:pPr>
            <w:r w:rsidRPr="1EB30069">
              <w:rPr>
                <w:rFonts w:ascii="Arial Narrow" w:eastAsia="Arial Narrow" w:hAnsi="Arial Narrow" w:cs="Arial Narrow"/>
                <w:color w:val="000000" w:themeColor="text1"/>
              </w:rPr>
              <w:t>Effective Date:</w:t>
            </w:r>
            <w:r>
              <w:br/>
            </w:r>
            <w:r w:rsidR="7C670049" w:rsidRPr="1EB30069">
              <w:rPr>
                <w:rFonts w:ascii="Arial Narrow" w:eastAsia="Arial Narrow" w:hAnsi="Arial Narrow" w:cs="Arial Narrow"/>
                <w:color w:val="000000" w:themeColor="text1"/>
              </w:rPr>
              <w:t>June 01, 2021</w:t>
            </w:r>
          </w:p>
        </w:tc>
      </w:tr>
    </w:tbl>
    <w:p w14:paraId="672A6659" w14:textId="77777777" w:rsidR="007B0130" w:rsidRDefault="007B0130" w:rsidP="58565507">
      <w:pPr>
        <w:tabs>
          <w:tab w:val="left" w:pos="1778"/>
        </w:tabs>
        <w:rPr>
          <w:rFonts w:ascii="Arial Narrow" w:eastAsia="Arial Narrow" w:hAnsi="Arial Narrow" w:cs="Arial Narrow"/>
          <w:b/>
          <w:bCs/>
        </w:rPr>
      </w:pPr>
    </w:p>
    <w:p w14:paraId="0A37501D" w14:textId="77777777" w:rsidR="007B0130" w:rsidRPr="0028462E" w:rsidRDefault="007B0130" w:rsidP="58565507">
      <w:pPr>
        <w:tabs>
          <w:tab w:val="left" w:pos="1778"/>
        </w:tabs>
        <w:rPr>
          <w:rFonts w:ascii="Arial Narrow" w:eastAsia="Arial Narrow" w:hAnsi="Arial Narrow" w:cs="Arial Narrow"/>
          <w:b/>
          <w:bCs/>
        </w:rPr>
      </w:pPr>
    </w:p>
    <w:p w14:paraId="4986EBBF" w14:textId="77777777" w:rsidR="0028462E" w:rsidRDefault="00B43DEE" w:rsidP="58565507">
      <w:pPr>
        <w:pStyle w:val="ListParagraph"/>
        <w:numPr>
          <w:ilvl w:val="0"/>
          <w:numId w:val="17"/>
        </w:numPr>
        <w:tabs>
          <w:tab w:val="left" w:pos="1778"/>
        </w:tabs>
        <w:ind w:left="720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>OVERVIEW AND OBJECTIVE</w:t>
      </w:r>
    </w:p>
    <w:p w14:paraId="5DAB6C7B" w14:textId="77777777" w:rsidR="00C617EB" w:rsidRDefault="00C617EB" w:rsidP="58565507">
      <w:pPr>
        <w:pStyle w:val="ListParagraph"/>
        <w:tabs>
          <w:tab w:val="left" w:pos="1778"/>
        </w:tabs>
        <w:ind w:left="360"/>
        <w:jc w:val="both"/>
        <w:rPr>
          <w:rFonts w:ascii="Arial Narrow" w:eastAsia="Arial Narrow" w:hAnsi="Arial Narrow" w:cs="Arial Narrow"/>
          <w:b/>
          <w:bCs/>
        </w:rPr>
      </w:pPr>
    </w:p>
    <w:p w14:paraId="3EC80DEC" w14:textId="054A1FA2" w:rsidR="00AB2A02" w:rsidRDefault="00C45B1C" w:rsidP="58565507">
      <w:pPr>
        <w:pStyle w:val="ListParagraph"/>
        <w:autoSpaceDE w:val="0"/>
        <w:autoSpaceDN w:val="0"/>
        <w:spacing w:after="0" w:line="240" w:lineRule="auto"/>
        <w:jc w:val="both"/>
        <w:rPr>
          <w:rFonts w:ascii="Arial Narrow" w:eastAsia="Arial Narrow" w:hAnsi="Arial Narrow" w:cs="Arial Narrow"/>
        </w:rPr>
      </w:pPr>
      <w:r w:rsidRPr="58565507">
        <w:rPr>
          <w:rFonts w:ascii="Arial Narrow" w:eastAsia="Arial Narrow" w:hAnsi="Arial Narrow" w:cs="Arial Narrow"/>
        </w:rPr>
        <w:t xml:space="preserve">To properly process employees </w:t>
      </w:r>
      <w:r w:rsidR="2266009C" w:rsidRPr="58565507">
        <w:rPr>
          <w:rFonts w:ascii="Arial Narrow" w:eastAsia="Arial Narrow" w:hAnsi="Arial Narrow" w:cs="Arial Narrow"/>
        </w:rPr>
        <w:t xml:space="preserve">Tax </w:t>
      </w:r>
      <w:r w:rsidRPr="58565507">
        <w:rPr>
          <w:rFonts w:ascii="Arial Narrow" w:eastAsia="Arial Narrow" w:hAnsi="Arial Narrow" w:cs="Arial Narrow"/>
        </w:rPr>
        <w:t xml:space="preserve">Annualization and submit Employee </w:t>
      </w:r>
      <w:proofErr w:type="spellStart"/>
      <w:r w:rsidRPr="58565507">
        <w:rPr>
          <w:rFonts w:ascii="Arial Narrow" w:eastAsia="Arial Narrow" w:hAnsi="Arial Narrow" w:cs="Arial Narrow"/>
        </w:rPr>
        <w:t>Alphalist</w:t>
      </w:r>
      <w:proofErr w:type="spellEnd"/>
      <w:r w:rsidRPr="58565507">
        <w:rPr>
          <w:rFonts w:ascii="Arial Narrow" w:eastAsia="Arial Narrow" w:hAnsi="Arial Narrow" w:cs="Arial Narrow"/>
        </w:rPr>
        <w:t xml:space="preserve"> to</w:t>
      </w:r>
      <w:r w:rsidR="362E4CF4" w:rsidRPr="58565507">
        <w:rPr>
          <w:rFonts w:ascii="Arial Narrow" w:eastAsia="Arial Narrow" w:hAnsi="Arial Narrow" w:cs="Arial Narrow"/>
        </w:rPr>
        <w:t xml:space="preserve"> the</w:t>
      </w:r>
      <w:r w:rsidRPr="58565507">
        <w:rPr>
          <w:rFonts w:ascii="Arial Narrow" w:eastAsia="Arial Narrow" w:hAnsi="Arial Narrow" w:cs="Arial Narrow"/>
        </w:rPr>
        <w:t xml:space="preserve"> </w:t>
      </w:r>
      <w:r w:rsidR="009E3433" w:rsidRPr="58565507">
        <w:rPr>
          <w:rFonts w:ascii="Arial Narrow" w:eastAsia="Arial Narrow" w:hAnsi="Arial Narrow" w:cs="Arial Narrow"/>
        </w:rPr>
        <w:t>Bureau of Internal Revenue (</w:t>
      </w:r>
      <w:r w:rsidRPr="58565507">
        <w:rPr>
          <w:rFonts w:ascii="Arial Narrow" w:eastAsia="Arial Narrow" w:hAnsi="Arial Narrow" w:cs="Arial Narrow"/>
        </w:rPr>
        <w:t>BIR</w:t>
      </w:r>
      <w:r w:rsidR="009E3433" w:rsidRPr="58565507">
        <w:rPr>
          <w:rFonts w:ascii="Arial Narrow" w:eastAsia="Arial Narrow" w:hAnsi="Arial Narrow" w:cs="Arial Narrow"/>
        </w:rPr>
        <w:t>)</w:t>
      </w:r>
      <w:r w:rsidRPr="58565507">
        <w:rPr>
          <w:rFonts w:ascii="Arial Narrow" w:eastAsia="Arial Narrow" w:hAnsi="Arial Narrow" w:cs="Arial Narrow"/>
        </w:rPr>
        <w:t xml:space="preserve"> on </w:t>
      </w:r>
      <w:r w:rsidR="2E0572E1" w:rsidRPr="58565507">
        <w:rPr>
          <w:rFonts w:ascii="Arial Narrow" w:eastAsia="Arial Narrow" w:hAnsi="Arial Narrow" w:cs="Arial Narrow"/>
        </w:rPr>
        <w:t>or before its due date</w:t>
      </w:r>
      <w:r w:rsidRPr="58565507">
        <w:rPr>
          <w:rFonts w:ascii="Arial Narrow" w:eastAsia="Arial Narrow" w:hAnsi="Arial Narrow" w:cs="Arial Narrow"/>
        </w:rPr>
        <w:t>.</w:t>
      </w:r>
    </w:p>
    <w:p w14:paraId="0E27B00A" w14:textId="70A210ED" w:rsidR="00B43DEE" w:rsidRPr="00AC68F7" w:rsidRDefault="00C45B1C" w:rsidP="58565507">
      <w:pPr>
        <w:pStyle w:val="ListParagraph"/>
        <w:autoSpaceDE w:val="0"/>
        <w:autoSpaceDN w:val="0"/>
        <w:spacing w:after="0" w:line="240" w:lineRule="auto"/>
        <w:jc w:val="both"/>
        <w:rPr>
          <w:rFonts w:ascii="Arial Narrow" w:eastAsia="Arial Narrow" w:hAnsi="Arial Narrow" w:cs="Arial Narrow"/>
        </w:rPr>
      </w:pPr>
      <w:r w:rsidRPr="58565507">
        <w:rPr>
          <w:rFonts w:ascii="Arial Narrow" w:eastAsia="Arial Narrow" w:hAnsi="Arial Narrow" w:cs="Arial Narrow"/>
        </w:rPr>
        <w:t xml:space="preserve">To release employees Certificate of </w:t>
      </w:r>
      <w:r w:rsidR="009E3433" w:rsidRPr="58565507">
        <w:rPr>
          <w:rFonts w:ascii="Arial Narrow" w:eastAsia="Arial Narrow" w:hAnsi="Arial Narrow" w:cs="Arial Narrow"/>
        </w:rPr>
        <w:t>Compensation Payment or Income</w:t>
      </w:r>
      <w:r w:rsidRPr="58565507">
        <w:rPr>
          <w:rFonts w:ascii="Arial Narrow" w:eastAsia="Arial Narrow" w:hAnsi="Arial Narrow" w:cs="Arial Narrow"/>
        </w:rPr>
        <w:t xml:space="preserve"> Tax </w:t>
      </w:r>
      <w:r w:rsidR="009E3433" w:rsidRPr="58565507">
        <w:rPr>
          <w:rFonts w:ascii="Arial Narrow" w:eastAsia="Arial Narrow" w:hAnsi="Arial Narrow" w:cs="Arial Narrow"/>
        </w:rPr>
        <w:t xml:space="preserve">Withheld (BIR 2316) </w:t>
      </w:r>
      <w:r w:rsidRPr="58565507">
        <w:rPr>
          <w:rFonts w:ascii="Arial Narrow" w:eastAsia="Arial Narrow" w:hAnsi="Arial Narrow" w:cs="Arial Narrow"/>
        </w:rPr>
        <w:t xml:space="preserve">on the required releasing date set by </w:t>
      </w:r>
      <w:r w:rsidR="009E3433" w:rsidRPr="58565507">
        <w:rPr>
          <w:rFonts w:ascii="Arial Narrow" w:eastAsia="Arial Narrow" w:hAnsi="Arial Narrow" w:cs="Arial Narrow"/>
        </w:rPr>
        <w:t xml:space="preserve">the </w:t>
      </w:r>
      <w:r w:rsidRPr="58565507">
        <w:rPr>
          <w:rFonts w:ascii="Arial Narrow" w:eastAsia="Arial Narrow" w:hAnsi="Arial Narrow" w:cs="Arial Narrow"/>
        </w:rPr>
        <w:t>BIR.</w:t>
      </w:r>
    </w:p>
    <w:p w14:paraId="0404B61E" w14:textId="1ACBE46C" w:rsidR="6E6D53FE" w:rsidRDefault="6E6D53FE" w:rsidP="58565507">
      <w:pPr>
        <w:pStyle w:val="ListParagraph"/>
        <w:spacing w:after="0" w:line="240" w:lineRule="auto"/>
        <w:jc w:val="both"/>
        <w:rPr>
          <w:rFonts w:ascii="Arial Narrow" w:eastAsia="Arial Narrow" w:hAnsi="Arial Narrow" w:cs="Arial Narrow"/>
        </w:rPr>
      </w:pPr>
    </w:p>
    <w:p w14:paraId="41BA29BE" w14:textId="7277DFD3" w:rsidR="00906B1F" w:rsidRPr="00472333" w:rsidRDefault="6A2826D7" w:rsidP="58565507">
      <w:pPr>
        <w:pStyle w:val="ListParagraph"/>
        <w:numPr>
          <w:ilvl w:val="0"/>
          <w:numId w:val="17"/>
        </w:numPr>
        <w:tabs>
          <w:tab w:val="left" w:pos="1778"/>
        </w:tabs>
        <w:ind w:left="720"/>
        <w:jc w:val="both"/>
        <w:rPr>
          <w:rFonts w:ascii="Arial Narrow" w:eastAsia="Arial Narrow" w:hAnsi="Arial Narrow" w:cs="Arial Narrow"/>
        </w:rPr>
      </w:pPr>
      <w:r w:rsidRPr="58565507">
        <w:rPr>
          <w:rFonts w:ascii="Arial Narrow" w:eastAsia="Arial Narrow" w:hAnsi="Arial Narrow" w:cs="Arial Narrow"/>
          <w:b/>
          <w:bCs/>
        </w:rPr>
        <w:t>SCOPE</w:t>
      </w:r>
    </w:p>
    <w:p w14:paraId="6F11D7D0" w14:textId="4119890D" w:rsidR="49881A0E" w:rsidRDefault="49881A0E" w:rsidP="58565507">
      <w:pPr>
        <w:ind w:firstLine="720"/>
        <w:jc w:val="both"/>
        <w:rPr>
          <w:rFonts w:ascii="Arial Narrow" w:eastAsia="Arial Narrow" w:hAnsi="Arial Narrow" w:cs="Arial Narrow"/>
        </w:rPr>
      </w:pPr>
      <w:r w:rsidRPr="58565507">
        <w:rPr>
          <w:rFonts w:ascii="Arial Narrow" w:eastAsia="Arial Narrow" w:hAnsi="Arial Narrow" w:cs="Arial Narrow"/>
        </w:rPr>
        <w:t>The procedure covers all employees</w:t>
      </w:r>
      <w:r w:rsidR="349F552B" w:rsidRPr="58565507">
        <w:rPr>
          <w:rFonts w:ascii="Arial Narrow" w:eastAsia="Arial Narrow" w:hAnsi="Arial Narrow" w:cs="Arial Narrow"/>
        </w:rPr>
        <w:t xml:space="preserve"> including new hires and separated employees’ taxable and non –</w:t>
      </w:r>
      <w:r>
        <w:tab/>
      </w:r>
      <w:r w:rsidR="349F552B" w:rsidRPr="58565507">
        <w:rPr>
          <w:rFonts w:ascii="Arial Narrow" w:eastAsia="Arial Narrow" w:hAnsi="Arial Narrow" w:cs="Arial Narrow"/>
        </w:rPr>
        <w:t>income included in payroll processing from January 1 to December 31</w:t>
      </w:r>
      <w:r w:rsidR="5D687AAD" w:rsidRPr="58565507">
        <w:rPr>
          <w:rFonts w:ascii="Arial Narrow" w:eastAsia="Arial Narrow" w:hAnsi="Arial Narrow" w:cs="Arial Narrow"/>
        </w:rPr>
        <w:t xml:space="preserve"> of each year.</w:t>
      </w:r>
    </w:p>
    <w:p w14:paraId="3FA18485" w14:textId="2664C0B5" w:rsidR="5D687AAD" w:rsidRDefault="7B58D921" w:rsidP="58565507">
      <w:pPr>
        <w:pStyle w:val="ListParagraph"/>
        <w:numPr>
          <w:ilvl w:val="0"/>
          <w:numId w:val="17"/>
        </w:numPr>
        <w:ind w:left="720"/>
        <w:jc w:val="both"/>
        <w:rPr>
          <w:rFonts w:ascii="Arial Narrow" w:eastAsia="Arial Narrow" w:hAnsi="Arial Narrow" w:cs="Arial Narrow"/>
        </w:rPr>
      </w:pPr>
      <w:r w:rsidRPr="58565507">
        <w:rPr>
          <w:rFonts w:ascii="Arial Narrow" w:eastAsia="Arial Narrow" w:hAnsi="Arial Narrow" w:cs="Arial Narrow"/>
          <w:b/>
          <w:bCs/>
        </w:rPr>
        <w:t xml:space="preserve">ROLES AND </w:t>
      </w:r>
      <w:r w:rsidR="5D687AAD" w:rsidRPr="58565507">
        <w:rPr>
          <w:rFonts w:ascii="Arial Narrow" w:eastAsia="Arial Narrow" w:hAnsi="Arial Narrow" w:cs="Arial Narrow"/>
          <w:b/>
          <w:bCs/>
        </w:rPr>
        <w:t>RESPONSIBILITIES</w:t>
      </w:r>
    </w:p>
    <w:p w14:paraId="3EAC5B7A" w14:textId="73297EC6" w:rsidR="5D687AAD" w:rsidRDefault="0848E3F4" w:rsidP="58565507">
      <w:pPr>
        <w:pStyle w:val="ListParagraph"/>
        <w:numPr>
          <w:ilvl w:val="1"/>
          <w:numId w:val="3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 xml:space="preserve">Huma Resource Department- </w:t>
      </w:r>
      <w:r w:rsidR="5D687AAD" w:rsidRPr="58565507">
        <w:rPr>
          <w:rFonts w:ascii="Arial Narrow" w:eastAsia="Arial Narrow" w:hAnsi="Arial Narrow" w:cs="Arial Narrow"/>
        </w:rPr>
        <w:t xml:space="preserve">Provides new hires’ BIR 2316 from previous </w:t>
      </w:r>
      <w:r w:rsidR="6E7C89A4" w:rsidRPr="58565507">
        <w:rPr>
          <w:rFonts w:ascii="Arial Narrow" w:eastAsia="Arial Narrow" w:hAnsi="Arial Narrow" w:cs="Arial Narrow"/>
        </w:rPr>
        <w:t>employers.</w:t>
      </w:r>
    </w:p>
    <w:p w14:paraId="76570271" w14:textId="499D1DB0" w:rsidR="0135F4D8" w:rsidRDefault="6E7C89A4" w:rsidP="58565507">
      <w:pPr>
        <w:pStyle w:val="ListParagraph"/>
        <w:numPr>
          <w:ilvl w:val="1"/>
          <w:numId w:val="3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 xml:space="preserve">Finance Department- </w:t>
      </w:r>
      <w:r w:rsidR="0135F4D8" w:rsidRPr="58565507">
        <w:rPr>
          <w:rFonts w:ascii="Arial Narrow" w:eastAsia="Arial Narrow" w:hAnsi="Arial Narrow" w:cs="Arial Narrow"/>
        </w:rPr>
        <w:t>Completeness of the employees</w:t>
      </w:r>
      <w:r w:rsidR="58C11D03" w:rsidRPr="58565507">
        <w:rPr>
          <w:rFonts w:ascii="Arial Narrow" w:eastAsia="Arial Narrow" w:hAnsi="Arial Narrow" w:cs="Arial Narrow"/>
        </w:rPr>
        <w:t>’</w:t>
      </w:r>
      <w:r w:rsidR="0135F4D8" w:rsidRPr="58565507">
        <w:rPr>
          <w:rFonts w:ascii="Arial Narrow" w:eastAsia="Arial Narrow" w:hAnsi="Arial Narrow" w:cs="Arial Narrow"/>
        </w:rPr>
        <w:t xml:space="preserve"> </w:t>
      </w:r>
      <w:proofErr w:type="spellStart"/>
      <w:r w:rsidR="0135F4D8" w:rsidRPr="58565507">
        <w:rPr>
          <w:rFonts w:ascii="Arial Narrow" w:eastAsia="Arial Narrow" w:hAnsi="Arial Narrow" w:cs="Arial Narrow"/>
        </w:rPr>
        <w:t>alphalist</w:t>
      </w:r>
      <w:proofErr w:type="spellEnd"/>
      <w:r w:rsidR="0135F4D8" w:rsidRPr="58565507">
        <w:rPr>
          <w:rFonts w:ascii="Arial Narrow" w:eastAsia="Arial Narrow" w:hAnsi="Arial Narrow" w:cs="Arial Narrow"/>
        </w:rPr>
        <w:t xml:space="preserve"> – related information (</w:t>
      </w:r>
      <w:r w:rsidR="48F7A60A" w:rsidRPr="58565507">
        <w:rPr>
          <w:rFonts w:ascii="Arial Narrow" w:eastAsia="Arial Narrow" w:hAnsi="Arial Narrow" w:cs="Arial Narrow"/>
        </w:rPr>
        <w:t>BIR 2316 from previous employer</w:t>
      </w:r>
      <w:r w:rsidR="307D2DC2" w:rsidRPr="58565507">
        <w:rPr>
          <w:rFonts w:ascii="Arial Narrow" w:eastAsia="Arial Narrow" w:hAnsi="Arial Narrow" w:cs="Arial Narrow"/>
        </w:rPr>
        <w:t>s</w:t>
      </w:r>
      <w:r w:rsidR="48F7A60A" w:rsidRPr="58565507">
        <w:rPr>
          <w:rFonts w:ascii="Arial Narrow" w:eastAsia="Arial Narrow" w:hAnsi="Arial Narrow" w:cs="Arial Narrow"/>
        </w:rPr>
        <w:t>,</w:t>
      </w:r>
      <w:r w:rsidR="763F38E6" w:rsidRPr="58565507">
        <w:rPr>
          <w:rFonts w:ascii="Arial Narrow" w:eastAsia="Arial Narrow" w:hAnsi="Arial Narrow" w:cs="Arial Narrow"/>
        </w:rPr>
        <w:t xml:space="preserve"> </w:t>
      </w:r>
      <w:r w:rsidR="79143BCB" w:rsidRPr="58565507">
        <w:rPr>
          <w:rFonts w:ascii="Arial Narrow" w:eastAsia="Arial Narrow" w:hAnsi="Arial Narrow" w:cs="Arial Narrow"/>
        </w:rPr>
        <w:t>taxable and non-taxable incentives processed under special payouts)</w:t>
      </w:r>
      <w:r w:rsidR="0135F4D8" w:rsidRPr="58565507">
        <w:rPr>
          <w:rFonts w:ascii="Arial Narrow" w:eastAsia="Arial Narrow" w:hAnsi="Arial Narrow" w:cs="Arial Narrow"/>
        </w:rPr>
        <w:t xml:space="preserve"> before performing the tax annualization</w:t>
      </w:r>
      <w:r w:rsidR="72ADA567" w:rsidRPr="58565507">
        <w:rPr>
          <w:rFonts w:ascii="Arial Narrow" w:eastAsia="Arial Narrow" w:hAnsi="Arial Narrow" w:cs="Arial Narrow"/>
        </w:rPr>
        <w:t>.</w:t>
      </w:r>
    </w:p>
    <w:p w14:paraId="57A81239" w14:textId="31270A10" w:rsidR="03E60984" w:rsidRDefault="5D687AAD" w:rsidP="58565507">
      <w:pPr>
        <w:pStyle w:val="ListParagraph"/>
        <w:numPr>
          <w:ilvl w:val="1"/>
          <w:numId w:val="3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>T</w:t>
      </w:r>
      <w:r w:rsidR="76E48BE5" w:rsidRPr="58565507">
        <w:rPr>
          <w:rFonts w:ascii="Arial Narrow" w:eastAsia="Arial Narrow" w:hAnsi="Arial Narrow" w:cs="Arial Narrow"/>
          <w:b/>
          <w:bCs/>
        </w:rPr>
        <w:t xml:space="preserve">hird Party Payroll Vendor- </w:t>
      </w:r>
      <w:r w:rsidR="03E60984" w:rsidRPr="58565507">
        <w:rPr>
          <w:rFonts w:ascii="Arial Narrow" w:eastAsia="Arial Narrow" w:hAnsi="Arial Narrow" w:cs="Arial Narrow"/>
        </w:rPr>
        <w:t>Process</w:t>
      </w:r>
      <w:r w:rsidR="464A61FA" w:rsidRPr="58565507">
        <w:rPr>
          <w:rFonts w:ascii="Arial Narrow" w:eastAsia="Arial Narrow" w:hAnsi="Arial Narrow" w:cs="Arial Narrow"/>
        </w:rPr>
        <w:t>es</w:t>
      </w:r>
      <w:r w:rsidR="03E60984" w:rsidRPr="58565507">
        <w:rPr>
          <w:rFonts w:ascii="Arial Narrow" w:eastAsia="Arial Narrow" w:hAnsi="Arial Narrow" w:cs="Arial Narrow"/>
        </w:rPr>
        <w:t xml:space="preserve"> the tax annualization and the required csv files for submission to the </w:t>
      </w:r>
      <w:proofErr w:type="gramStart"/>
      <w:r w:rsidR="03E60984" w:rsidRPr="58565507">
        <w:rPr>
          <w:rFonts w:ascii="Arial Narrow" w:eastAsia="Arial Narrow" w:hAnsi="Arial Narrow" w:cs="Arial Narrow"/>
        </w:rPr>
        <w:t>BIR</w:t>
      </w:r>
      <w:proofErr w:type="gramEnd"/>
    </w:p>
    <w:p w14:paraId="04254447" w14:textId="03C8DFAA" w:rsidR="305A9186" w:rsidRDefault="305A9186" w:rsidP="58565507">
      <w:pPr>
        <w:pStyle w:val="ListParagraph"/>
        <w:numPr>
          <w:ilvl w:val="0"/>
          <w:numId w:val="17"/>
        </w:numPr>
        <w:ind w:left="720"/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>DEFINITION OF TERMS</w:t>
      </w:r>
    </w:p>
    <w:p w14:paraId="40945ECB" w14:textId="4377BBBC" w:rsidR="305A9186" w:rsidRDefault="305A9186" w:rsidP="58565507">
      <w:pPr>
        <w:pStyle w:val="ListParagraph"/>
        <w:numPr>
          <w:ilvl w:val="1"/>
          <w:numId w:val="1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</w:rPr>
        <w:t>BIR 2316</w:t>
      </w:r>
      <w:r w:rsidR="30075345" w:rsidRPr="58565507">
        <w:rPr>
          <w:rFonts w:ascii="Arial Narrow" w:eastAsia="Arial Narrow" w:hAnsi="Arial Narrow" w:cs="Arial Narrow"/>
        </w:rPr>
        <w:t xml:space="preserve"> - Certificate of Compensation Payment</w:t>
      </w:r>
      <w:r w:rsidR="41317E47" w:rsidRPr="58565507">
        <w:rPr>
          <w:rFonts w:ascii="Arial Narrow" w:eastAsia="Arial Narrow" w:hAnsi="Arial Narrow" w:cs="Arial Narrow"/>
        </w:rPr>
        <w:t>/Tax Withheld</w:t>
      </w:r>
    </w:p>
    <w:p w14:paraId="0E6E18E1" w14:textId="728BEA7B" w:rsidR="305A9186" w:rsidRDefault="305A9186" w:rsidP="58565507">
      <w:pPr>
        <w:pStyle w:val="ListParagraph"/>
        <w:numPr>
          <w:ilvl w:val="1"/>
          <w:numId w:val="1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</w:rPr>
        <w:t>EFPS</w:t>
      </w:r>
      <w:r w:rsidR="3915E62C" w:rsidRPr="58565507">
        <w:rPr>
          <w:rFonts w:ascii="Arial Narrow" w:eastAsia="Arial Narrow" w:hAnsi="Arial Narrow" w:cs="Arial Narrow"/>
        </w:rPr>
        <w:t xml:space="preserve"> - Electronic Filing and Payment System</w:t>
      </w:r>
    </w:p>
    <w:p w14:paraId="3A05069F" w14:textId="6F7D5C11" w:rsidR="305A9186" w:rsidRDefault="305A9186" w:rsidP="58565507">
      <w:pPr>
        <w:pStyle w:val="ListParagraph"/>
        <w:numPr>
          <w:ilvl w:val="1"/>
          <w:numId w:val="1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</w:rPr>
        <w:t>BIR Form 1604CF</w:t>
      </w:r>
      <w:r w:rsidR="5F28D611" w:rsidRPr="58565507">
        <w:rPr>
          <w:rFonts w:ascii="Arial Narrow" w:eastAsia="Arial Narrow" w:hAnsi="Arial Narrow" w:cs="Arial Narrow"/>
        </w:rPr>
        <w:t xml:space="preserve"> - Annual Inf</w:t>
      </w:r>
      <w:r w:rsidR="570D3DF6" w:rsidRPr="58565507">
        <w:rPr>
          <w:rFonts w:ascii="Arial Narrow" w:eastAsia="Arial Narrow" w:hAnsi="Arial Narrow" w:cs="Arial Narrow"/>
        </w:rPr>
        <w:t xml:space="preserve">ormation Return of Income Taxes Withheld </w:t>
      </w:r>
      <w:r w:rsidR="243451A7" w:rsidRPr="58565507">
        <w:rPr>
          <w:rFonts w:ascii="Arial Narrow" w:eastAsia="Arial Narrow" w:hAnsi="Arial Narrow" w:cs="Arial Narrow"/>
        </w:rPr>
        <w:t>on</w:t>
      </w:r>
      <w:r w:rsidR="570D3DF6" w:rsidRPr="58565507">
        <w:rPr>
          <w:rFonts w:ascii="Arial Narrow" w:eastAsia="Arial Narrow" w:hAnsi="Arial Narrow" w:cs="Arial Narrow"/>
        </w:rPr>
        <w:t xml:space="preserve"> Compensation and Final Withholding Taxes</w:t>
      </w:r>
    </w:p>
    <w:p w14:paraId="64488B8E" w14:textId="749BC89E" w:rsidR="305A9186" w:rsidRDefault="305A9186" w:rsidP="58565507">
      <w:pPr>
        <w:pStyle w:val="ListParagraph"/>
        <w:numPr>
          <w:ilvl w:val="1"/>
          <w:numId w:val="1"/>
        </w:numPr>
        <w:jc w:val="both"/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</w:rPr>
        <w:t>PIR – list of new hires, employees on hold,</w:t>
      </w:r>
      <w:r w:rsidR="714D049B" w:rsidRPr="58565507">
        <w:rPr>
          <w:rFonts w:ascii="Arial Narrow" w:eastAsia="Arial Narrow" w:hAnsi="Arial Narrow" w:cs="Arial Narrow"/>
        </w:rPr>
        <w:t xml:space="preserve"> allowances, incentives, salary adjustments, leaves </w:t>
      </w:r>
      <w:proofErr w:type="spellStart"/>
      <w:r w:rsidR="714D049B" w:rsidRPr="58565507">
        <w:rPr>
          <w:rFonts w:ascii="Arial Narrow" w:eastAsia="Arial Narrow" w:hAnsi="Arial Narrow" w:cs="Arial Narrow"/>
        </w:rPr>
        <w:t>availment</w:t>
      </w:r>
      <w:proofErr w:type="spellEnd"/>
      <w:r w:rsidR="714D049B" w:rsidRPr="58565507">
        <w:rPr>
          <w:rFonts w:ascii="Arial Narrow" w:eastAsia="Arial Narrow" w:hAnsi="Arial Narrow" w:cs="Arial Narrow"/>
        </w:rPr>
        <w:t>, loans and other deductions pr</w:t>
      </w:r>
      <w:r w:rsidR="35E9B787" w:rsidRPr="58565507">
        <w:rPr>
          <w:rFonts w:ascii="Arial Narrow" w:eastAsia="Arial Narrow" w:hAnsi="Arial Narrow" w:cs="Arial Narrow"/>
        </w:rPr>
        <w:t>epared by Payroll team.</w:t>
      </w:r>
    </w:p>
    <w:p w14:paraId="43B0A916" w14:textId="138F4CF0" w:rsidR="1AF77572" w:rsidRDefault="1AF77572" w:rsidP="58565507">
      <w:pPr>
        <w:pStyle w:val="ListParagraph"/>
        <w:numPr>
          <w:ilvl w:val="0"/>
          <w:numId w:val="17"/>
        </w:numPr>
        <w:tabs>
          <w:tab w:val="left" w:pos="1778"/>
        </w:tabs>
        <w:rPr>
          <w:rFonts w:ascii="Arial Narrow" w:eastAsia="Arial Narrow" w:hAnsi="Arial Narrow" w:cs="Arial Narrow"/>
          <w:b/>
          <w:bCs/>
        </w:rPr>
      </w:pPr>
      <w:r w:rsidRPr="58565507">
        <w:rPr>
          <w:rFonts w:ascii="Arial Narrow" w:eastAsia="Arial Narrow" w:hAnsi="Arial Narrow" w:cs="Arial Narrow"/>
          <w:b/>
          <w:bCs/>
        </w:rPr>
        <w:t>PROCESS DETAILS</w:t>
      </w:r>
      <w:commentRangeStart w:id="8"/>
      <w:commentRangeEnd w:id="8"/>
      <w:r>
        <w:commentReference w:id="8"/>
      </w:r>
    </w:p>
    <w:tbl>
      <w:tblPr>
        <w:tblStyle w:val="TableGrid"/>
        <w:tblpPr w:leftFromText="180" w:rightFromText="180" w:vertAnchor="text" w:horzAnchor="page" w:tblpX="652" w:tblpY="407"/>
        <w:tblW w:w="11100" w:type="dxa"/>
        <w:tblLook w:val="04A0" w:firstRow="1" w:lastRow="0" w:firstColumn="1" w:lastColumn="0" w:noHBand="0" w:noVBand="1"/>
      </w:tblPr>
      <w:tblGrid>
        <w:gridCol w:w="1511"/>
        <w:gridCol w:w="5963"/>
        <w:gridCol w:w="1882"/>
        <w:gridCol w:w="1744"/>
      </w:tblGrid>
      <w:tr w:rsidR="0040070C" w:rsidRPr="0040070C" w14:paraId="44655915" w14:textId="77777777" w:rsidTr="58565507">
        <w:trPr>
          <w:trHeight w:val="625"/>
        </w:trPr>
        <w:tc>
          <w:tcPr>
            <w:tcW w:w="1511" w:type="dxa"/>
          </w:tcPr>
          <w:p w14:paraId="74231C31" w14:textId="77777777" w:rsidR="0028462E" w:rsidRPr="0040070C" w:rsidRDefault="0028462E" w:rsidP="58565507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58565507">
              <w:rPr>
                <w:rFonts w:ascii="Arial Narrow" w:eastAsia="Arial Narrow" w:hAnsi="Arial Narrow" w:cs="Arial Narrow"/>
                <w:b/>
                <w:bCs/>
              </w:rPr>
              <w:t>Step</w:t>
            </w:r>
          </w:p>
          <w:p w14:paraId="4101652C" w14:textId="77777777" w:rsidR="0087344F" w:rsidRPr="0040070C" w:rsidRDefault="0087344F" w:rsidP="58565507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5963" w:type="dxa"/>
          </w:tcPr>
          <w:p w14:paraId="6B5AB5D5" w14:textId="77777777" w:rsidR="0028462E" w:rsidRPr="0040070C" w:rsidRDefault="0028462E" w:rsidP="58565507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58565507">
              <w:rPr>
                <w:rFonts w:ascii="Arial Narrow" w:eastAsia="Arial Narrow" w:hAnsi="Arial Narrow" w:cs="Arial Narrow"/>
                <w:b/>
                <w:bCs/>
              </w:rPr>
              <w:t>Procedure</w:t>
            </w:r>
          </w:p>
        </w:tc>
        <w:tc>
          <w:tcPr>
            <w:tcW w:w="1882" w:type="dxa"/>
          </w:tcPr>
          <w:p w14:paraId="01449956" w14:textId="77777777" w:rsidR="0028462E" w:rsidRPr="0040070C" w:rsidRDefault="0028462E" w:rsidP="58565507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58565507">
              <w:rPr>
                <w:rFonts w:ascii="Arial Narrow" w:eastAsia="Arial Narrow" w:hAnsi="Arial Narrow" w:cs="Arial Narrow"/>
                <w:b/>
                <w:bCs/>
              </w:rPr>
              <w:t>Responsible Person</w:t>
            </w:r>
          </w:p>
        </w:tc>
        <w:tc>
          <w:tcPr>
            <w:tcW w:w="1744" w:type="dxa"/>
          </w:tcPr>
          <w:p w14:paraId="4CCFAD06" w14:textId="77777777" w:rsidR="0028462E" w:rsidRPr="0040070C" w:rsidRDefault="0028462E" w:rsidP="58565507">
            <w:pPr>
              <w:tabs>
                <w:tab w:val="left" w:pos="1778"/>
              </w:tabs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58565507">
              <w:rPr>
                <w:rFonts w:ascii="Arial Narrow" w:eastAsia="Arial Narrow" w:hAnsi="Arial Narrow" w:cs="Arial Narrow"/>
                <w:b/>
                <w:bCs/>
              </w:rPr>
              <w:t>Reference Document</w:t>
            </w:r>
          </w:p>
        </w:tc>
      </w:tr>
      <w:tr w:rsidR="0040070C" w:rsidRPr="0040070C" w14:paraId="79D0D432" w14:textId="77777777" w:rsidTr="58565507">
        <w:trPr>
          <w:trHeight w:val="625"/>
        </w:trPr>
        <w:tc>
          <w:tcPr>
            <w:tcW w:w="1511" w:type="dxa"/>
          </w:tcPr>
          <w:p w14:paraId="4B99056E" w14:textId="77777777" w:rsidR="0028462E" w:rsidRPr="0040070C" w:rsidRDefault="0028462E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6912EBD8" w14:textId="4DE82AB6" w:rsidR="0028462E" w:rsidRPr="0040070C" w:rsidRDefault="15551868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HR</w:t>
            </w:r>
            <w:r w:rsidR="7333B0F1" w:rsidRPr="58565507">
              <w:rPr>
                <w:rFonts w:ascii="Arial Narrow" w:eastAsia="Arial Narrow" w:hAnsi="Arial Narrow" w:cs="Arial Narrow"/>
              </w:rPr>
              <w:t>D</w:t>
            </w:r>
            <w:r w:rsidRPr="58565507">
              <w:rPr>
                <w:rFonts w:ascii="Arial Narrow" w:eastAsia="Arial Narrow" w:hAnsi="Arial Narrow" w:cs="Arial Narrow"/>
              </w:rPr>
              <w:t xml:space="preserve"> Submission of BIR form 2316 from employees</w:t>
            </w:r>
            <w:r w:rsidR="318762A9" w:rsidRPr="58565507">
              <w:rPr>
                <w:rFonts w:ascii="Arial Narrow" w:eastAsia="Arial Narrow" w:hAnsi="Arial Narrow" w:cs="Arial Narrow"/>
              </w:rPr>
              <w:t>’</w:t>
            </w:r>
            <w:r w:rsidRPr="58565507">
              <w:rPr>
                <w:rFonts w:ascii="Arial Narrow" w:eastAsia="Arial Narrow" w:hAnsi="Arial Narrow" w:cs="Arial Narrow"/>
              </w:rPr>
              <w:t xml:space="preserve"> previous Employer</w:t>
            </w:r>
            <w:r w:rsidR="318762A9" w:rsidRPr="58565507">
              <w:rPr>
                <w:rFonts w:ascii="Arial Narrow" w:eastAsia="Arial Narrow" w:hAnsi="Arial Narrow" w:cs="Arial Narrow"/>
              </w:rPr>
              <w:t>s</w:t>
            </w:r>
            <w:r w:rsidR="35A13D35" w:rsidRPr="58565507"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1882" w:type="dxa"/>
          </w:tcPr>
          <w:p w14:paraId="1A54AEB5" w14:textId="7D786B97" w:rsidR="00906B1F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 xml:space="preserve">Human Resource Department </w:t>
            </w:r>
          </w:p>
          <w:p w14:paraId="6BE1130E" w14:textId="7EE7C2FC" w:rsidR="0028462E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(HRD)</w:t>
            </w:r>
          </w:p>
        </w:tc>
        <w:tc>
          <w:tcPr>
            <w:tcW w:w="1744" w:type="dxa"/>
          </w:tcPr>
          <w:p w14:paraId="360E09CF" w14:textId="7CE00E24" w:rsidR="0028462E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2316</w:t>
            </w:r>
          </w:p>
        </w:tc>
      </w:tr>
      <w:tr w:rsidR="00472333" w:rsidRPr="0040070C" w14:paraId="10DB0DC0" w14:textId="77777777" w:rsidTr="58565507">
        <w:trPr>
          <w:trHeight w:val="625"/>
        </w:trPr>
        <w:tc>
          <w:tcPr>
            <w:tcW w:w="1511" w:type="dxa"/>
          </w:tcPr>
          <w:p w14:paraId="78CEA4BF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2A932CFF" w14:textId="7F302860" w:rsidR="00472333" w:rsidRPr="0040070C" w:rsidRDefault="724A0F32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ins w:id="11" w:author="Ria Casipit" w:date="2019-07-22T22:09:00Z">
              <w:r w:rsidRPr="58565507">
                <w:rPr>
                  <w:rFonts w:ascii="Arial Narrow" w:eastAsia="Arial Narrow" w:hAnsi="Arial Narrow" w:cs="Arial Narrow"/>
                </w:rPr>
                <w:t xml:space="preserve">Third Party Payroll </w:t>
              </w:r>
            </w:ins>
            <w:r w:rsidR="24CA528C" w:rsidRPr="58565507">
              <w:rPr>
                <w:rFonts w:ascii="Arial Narrow" w:eastAsia="Arial Narrow" w:hAnsi="Arial Narrow" w:cs="Arial Narrow"/>
              </w:rPr>
              <w:t>Vendor</w:t>
            </w:r>
            <w:del w:id="12" w:author="Ria Casipit" w:date="2019-07-22T22:09:00Z">
              <w:r w:rsidR="008E3967" w:rsidRPr="58565507" w:rsidDel="008E3967">
                <w:rPr>
                  <w:rFonts w:ascii="Arial Narrow" w:eastAsia="Arial Narrow" w:hAnsi="Arial Narrow" w:cs="Arial Narrow"/>
                </w:rPr>
                <w:delText>Confidential Partners (CPI)</w:delText>
              </w:r>
            </w:del>
            <w:r w:rsidR="24BF2337" w:rsidRPr="58565507">
              <w:rPr>
                <w:rFonts w:ascii="Arial Narrow" w:eastAsia="Arial Narrow" w:hAnsi="Arial Narrow" w:cs="Arial Narrow"/>
              </w:rPr>
              <w:t xml:space="preserve"> will generate Annual Income of Employee and its corresponding Annual Tax</w:t>
            </w:r>
          </w:p>
        </w:tc>
        <w:tc>
          <w:tcPr>
            <w:tcW w:w="1882" w:type="dxa"/>
          </w:tcPr>
          <w:p w14:paraId="6B3204FB" w14:textId="1BD5C7A6" w:rsidR="00472333" w:rsidRPr="0040070C" w:rsidRDefault="2DB9A2A1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ins w:id="13" w:author="Ria Casipit" w:date="2019-07-22T22:09:00Z">
              <w:r w:rsidRPr="58565507">
                <w:rPr>
                  <w:rFonts w:ascii="Arial Narrow" w:eastAsia="Arial Narrow" w:hAnsi="Arial Narrow" w:cs="Arial Narrow"/>
                </w:rPr>
                <w:t xml:space="preserve">Third Party Payroll </w:t>
              </w:r>
            </w:ins>
            <w:r w:rsidR="786B5F6F" w:rsidRPr="58565507">
              <w:rPr>
                <w:rFonts w:ascii="Arial Narrow" w:eastAsia="Arial Narrow" w:hAnsi="Arial Narrow" w:cs="Arial Narrow"/>
              </w:rPr>
              <w:t>Vendor</w:t>
            </w:r>
            <w:del w:id="14" w:author="Ria Casipit" w:date="2019-07-22T22:09:00Z">
              <w:r w:rsidR="005F7C5F" w:rsidRPr="58565507" w:rsidDel="005F7C5F">
                <w:rPr>
                  <w:rFonts w:ascii="Arial Narrow" w:eastAsia="Arial Narrow" w:hAnsi="Arial Narrow" w:cs="Arial Narrow"/>
                </w:rPr>
                <w:delText>CPI</w:delText>
              </w:r>
            </w:del>
          </w:p>
        </w:tc>
        <w:tc>
          <w:tcPr>
            <w:tcW w:w="1744" w:type="dxa"/>
          </w:tcPr>
          <w:p w14:paraId="78F602EC" w14:textId="65C31268" w:rsidR="00472333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System</w:t>
            </w:r>
          </w:p>
        </w:tc>
      </w:tr>
      <w:tr w:rsidR="00472333" w:rsidRPr="0040070C" w14:paraId="0FFDB5CB" w14:textId="77777777" w:rsidTr="58565507">
        <w:trPr>
          <w:trHeight w:val="625"/>
        </w:trPr>
        <w:tc>
          <w:tcPr>
            <w:tcW w:w="1511" w:type="dxa"/>
          </w:tcPr>
          <w:p w14:paraId="1299C43A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553ED238" w14:textId="29E4780D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Review</w:t>
            </w:r>
            <w:r w:rsidR="4654BB0B" w:rsidRPr="58565507">
              <w:rPr>
                <w:rFonts w:ascii="Arial Narrow" w:eastAsia="Arial Narrow" w:hAnsi="Arial Narrow" w:cs="Arial Narrow"/>
              </w:rPr>
              <w:t>s</w:t>
            </w:r>
            <w:r w:rsidRPr="58565507">
              <w:rPr>
                <w:rFonts w:ascii="Arial Narrow" w:eastAsia="Arial Narrow" w:hAnsi="Arial Narrow" w:cs="Arial Narrow"/>
              </w:rPr>
              <w:t xml:space="preserve"> the </w:t>
            </w:r>
            <w:r w:rsidR="553A7FBF" w:rsidRPr="58565507">
              <w:rPr>
                <w:rFonts w:ascii="Arial Narrow" w:eastAsia="Arial Narrow" w:hAnsi="Arial Narrow" w:cs="Arial Narrow"/>
              </w:rPr>
              <w:t xml:space="preserve">Tax </w:t>
            </w:r>
            <w:r w:rsidRPr="58565507">
              <w:rPr>
                <w:rFonts w:ascii="Arial Narrow" w:eastAsia="Arial Narrow" w:hAnsi="Arial Narrow" w:cs="Arial Narrow"/>
              </w:rPr>
              <w:t>Annualization and Submit</w:t>
            </w:r>
            <w:r w:rsidR="3BD3F2B7" w:rsidRPr="58565507">
              <w:rPr>
                <w:rFonts w:ascii="Arial Narrow" w:eastAsia="Arial Narrow" w:hAnsi="Arial Narrow" w:cs="Arial Narrow"/>
              </w:rPr>
              <w:t>s</w:t>
            </w:r>
            <w:r w:rsidRPr="58565507">
              <w:rPr>
                <w:rFonts w:ascii="Arial Narrow" w:eastAsia="Arial Narrow" w:hAnsi="Arial Narrow" w:cs="Arial Narrow"/>
              </w:rPr>
              <w:t xml:space="preserve"> to Payroll Manager should ther</w:t>
            </w:r>
            <w:r w:rsidR="2056054A" w:rsidRPr="58565507">
              <w:rPr>
                <w:rFonts w:ascii="Arial Narrow" w:eastAsia="Arial Narrow" w:hAnsi="Arial Narrow" w:cs="Arial Narrow"/>
              </w:rPr>
              <w:t>e be</w:t>
            </w:r>
            <w:r w:rsidRPr="58565507">
              <w:rPr>
                <w:rFonts w:ascii="Arial Narrow" w:eastAsia="Arial Narrow" w:hAnsi="Arial Narrow" w:cs="Arial Narrow"/>
              </w:rPr>
              <w:t xml:space="preserve"> no discrepanc</w:t>
            </w:r>
            <w:r w:rsidR="2056054A" w:rsidRPr="58565507">
              <w:rPr>
                <w:rFonts w:ascii="Arial Narrow" w:eastAsia="Arial Narrow" w:hAnsi="Arial Narrow" w:cs="Arial Narrow"/>
              </w:rPr>
              <w:t>ies</w:t>
            </w:r>
            <w:r w:rsidRPr="58565507">
              <w:rPr>
                <w:rFonts w:ascii="Arial Narrow" w:eastAsia="Arial Narrow" w:hAnsi="Arial Narrow" w:cs="Arial Narrow"/>
              </w:rPr>
              <w:t xml:space="preserve"> or adjustments</w:t>
            </w:r>
          </w:p>
        </w:tc>
        <w:tc>
          <w:tcPr>
            <w:tcW w:w="1882" w:type="dxa"/>
          </w:tcPr>
          <w:p w14:paraId="7C0507BE" w14:textId="465547C7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4A69E043" w14:textId="73B7CE16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 xml:space="preserve">Annual Income and Tax </w:t>
            </w:r>
          </w:p>
        </w:tc>
      </w:tr>
      <w:tr w:rsidR="00472333" w:rsidRPr="0040070C" w14:paraId="055FC736" w14:textId="77777777" w:rsidTr="58565507">
        <w:trPr>
          <w:trHeight w:val="625"/>
        </w:trPr>
        <w:tc>
          <w:tcPr>
            <w:tcW w:w="1511" w:type="dxa"/>
          </w:tcPr>
          <w:p w14:paraId="4DDBEF00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394D22A4" w14:textId="143EB77A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 xml:space="preserve">Payroll </w:t>
            </w:r>
            <w:r w:rsidR="00906B1F" w:rsidRPr="58565507">
              <w:rPr>
                <w:rFonts w:ascii="Arial Narrow" w:eastAsia="Arial Narrow" w:hAnsi="Arial Narrow" w:cs="Arial Narrow"/>
              </w:rPr>
              <w:t>Manager</w:t>
            </w:r>
            <w:r w:rsidRPr="58565507">
              <w:rPr>
                <w:rFonts w:ascii="Arial Narrow" w:eastAsia="Arial Narrow" w:hAnsi="Arial Narrow" w:cs="Arial Narrow"/>
              </w:rPr>
              <w:t xml:space="preserve"> </w:t>
            </w:r>
            <w:ins w:id="15" w:author="Ria Casipit" w:date="2019-07-22T22:09:00Z">
              <w:r w:rsidR="00D75896" w:rsidRPr="58565507">
                <w:rPr>
                  <w:rFonts w:ascii="Arial Narrow" w:eastAsia="Arial Narrow" w:hAnsi="Arial Narrow" w:cs="Arial Narrow"/>
                </w:rPr>
                <w:t>s</w:t>
              </w:r>
            </w:ins>
            <w:ins w:id="16" w:author="Ria Casipit" w:date="2019-07-22T22:10:00Z">
              <w:r w:rsidR="00D75896" w:rsidRPr="58565507">
                <w:rPr>
                  <w:rFonts w:ascii="Arial Narrow" w:eastAsia="Arial Narrow" w:hAnsi="Arial Narrow" w:cs="Arial Narrow"/>
                </w:rPr>
                <w:t>hall</w:t>
              </w:r>
            </w:ins>
            <w:del w:id="17" w:author="Ria Casipit" w:date="2019-07-22T22:09:00Z">
              <w:r w:rsidRPr="58565507" w:rsidDel="00472333">
                <w:rPr>
                  <w:rFonts w:ascii="Arial Narrow" w:eastAsia="Arial Narrow" w:hAnsi="Arial Narrow" w:cs="Arial Narrow"/>
                </w:rPr>
                <w:delText>will</w:delText>
              </w:r>
            </w:del>
            <w:r w:rsidRPr="58565507">
              <w:rPr>
                <w:rFonts w:ascii="Arial Narrow" w:eastAsia="Arial Narrow" w:hAnsi="Arial Narrow" w:cs="Arial Narrow"/>
              </w:rPr>
              <w:t xml:space="preserve"> review the computation </w:t>
            </w:r>
            <w:r w:rsidR="00D569E5" w:rsidRPr="58565507">
              <w:rPr>
                <w:rFonts w:ascii="Arial Narrow" w:eastAsia="Arial Narrow" w:hAnsi="Arial Narrow" w:cs="Arial Narrow"/>
              </w:rPr>
              <w:t>against</w:t>
            </w:r>
            <w:r w:rsidRPr="58565507">
              <w:rPr>
                <w:rFonts w:ascii="Arial Narrow" w:eastAsia="Arial Narrow" w:hAnsi="Arial Narrow" w:cs="Arial Narrow"/>
              </w:rPr>
              <w:t xml:space="preserve"> the generated </w:t>
            </w:r>
            <w:proofErr w:type="spellStart"/>
            <w:r w:rsidRPr="58565507">
              <w:rPr>
                <w:rFonts w:ascii="Arial Narrow" w:eastAsia="Arial Narrow" w:hAnsi="Arial Narrow" w:cs="Arial Narrow"/>
              </w:rPr>
              <w:t>Alphalist</w:t>
            </w:r>
            <w:proofErr w:type="spellEnd"/>
          </w:p>
        </w:tc>
        <w:tc>
          <w:tcPr>
            <w:tcW w:w="1882" w:type="dxa"/>
          </w:tcPr>
          <w:p w14:paraId="3A65EDB4" w14:textId="60980187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1744" w:type="dxa"/>
          </w:tcPr>
          <w:p w14:paraId="2136B5A6" w14:textId="36C029E2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Annualization</w:t>
            </w:r>
          </w:p>
        </w:tc>
      </w:tr>
      <w:tr w:rsidR="00472333" w:rsidRPr="0040070C" w14:paraId="73D23CDD" w14:textId="77777777" w:rsidTr="58565507">
        <w:trPr>
          <w:trHeight w:val="625"/>
        </w:trPr>
        <w:tc>
          <w:tcPr>
            <w:tcW w:w="1511" w:type="dxa"/>
          </w:tcPr>
          <w:p w14:paraId="3461D779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3C4D928D" w14:textId="181706B4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Prepare</w:t>
            </w:r>
            <w:r w:rsidR="62C0A13D" w:rsidRPr="58565507">
              <w:rPr>
                <w:rFonts w:ascii="Arial Narrow" w:eastAsia="Arial Narrow" w:hAnsi="Arial Narrow" w:cs="Arial Narrow"/>
              </w:rPr>
              <w:t>s</w:t>
            </w:r>
            <w:r w:rsidRPr="58565507">
              <w:rPr>
                <w:rFonts w:ascii="Arial Narrow" w:eastAsia="Arial Narrow" w:hAnsi="Arial Narrow" w:cs="Arial Narrow"/>
              </w:rPr>
              <w:t xml:space="preserve"> Journal Entry for the Annual Tax Adjustments</w:t>
            </w:r>
            <w:r w:rsidR="2D4F282A" w:rsidRPr="58565507">
              <w:rPr>
                <w:rFonts w:ascii="Arial Narrow" w:eastAsia="Arial Narrow" w:hAnsi="Arial Narrow" w:cs="Arial Narrow"/>
              </w:rPr>
              <w:t xml:space="preserve"> for review and posting</w:t>
            </w:r>
          </w:p>
        </w:tc>
        <w:tc>
          <w:tcPr>
            <w:tcW w:w="1882" w:type="dxa"/>
          </w:tcPr>
          <w:p w14:paraId="607C9241" w14:textId="1CE3106C" w:rsidR="2D4F282A" w:rsidRDefault="2D4F282A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  <w:p w14:paraId="2419D8E2" w14:textId="7F55EBB3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1744" w:type="dxa"/>
          </w:tcPr>
          <w:p w14:paraId="56BB01E6" w14:textId="0031B025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Journal Entry</w:t>
            </w:r>
          </w:p>
        </w:tc>
      </w:tr>
      <w:tr w:rsidR="00472333" w:rsidRPr="0040070C" w14:paraId="6B398FA5" w14:textId="77777777" w:rsidTr="58565507">
        <w:trPr>
          <w:trHeight w:val="625"/>
        </w:trPr>
        <w:tc>
          <w:tcPr>
            <w:tcW w:w="1511" w:type="dxa"/>
          </w:tcPr>
          <w:p w14:paraId="3CF2D8B6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5F7738AC" w14:textId="5D4E045E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Prepare</w:t>
            </w:r>
            <w:r w:rsidR="599714A9" w:rsidRPr="58565507">
              <w:rPr>
                <w:rFonts w:ascii="Arial Narrow" w:eastAsia="Arial Narrow" w:hAnsi="Arial Narrow" w:cs="Arial Narrow"/>
              </w:rPr>
              <w:t>s</w:t>
            </w:r>
            <w:r w:rsidRPr="58565507">
              <w:rPr>
                <w:rFonts w:ascii="Arial Narrow" w:eastAsia="Arial Narrow" w:hAnsi="Arial Narrow" w:cs="Arial Narrow"/>
              </w:rPr>
              <w:t xml:space="preserve"> the 1604CF and Submit</w:t>
            </w:r>
            <w:r w:rsidR="70EAEB36" w:rsidRPr="58565507">
              <w:rPr>
                <w:rFonts w:ascii="Arial Narrow" w:eastAsia="Arial Narrow" w:hAnsi="Arial Narrow" w:cs="Arial Narrow"/>
              </w:rPr>
              <w:t>s</w:t>
            </w:r>
            <w:r w:rsidRPr="58565507">
              <w:rPr>
                <w:rFonts w:ascii="Arial Narrow" w:eastAsia="Arial Narrow" w:hAnsi="Arial Narrow" w:cs="Arial Narrow"/>
              </w:rPr>
              <w:t xml:space="preserve"> to Payroll Manager</w:t>
            </w:r>
          </w:p>
        </w:tc>
        <w:tc>
          <w:tcPr>
            <w:tcW w:w="1882" w:type="dxa"/>
          </w:tcPr>
          <w:p w14:paraId="6D1AF88B" w14:textId="1AAC890D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7072C406" w14:textId="04F713BC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Form 1604</w:t>
            </w:r>
          </w:p>
        </w:tc>
      </w:tr>
      <w:tr w:rsidR="00472333" w:rsidRPr="0040070C" w14:paraId="02D96E0C" w14:textId="77777777" w:rsidTr="58565507">
        <w:trPr>
          <w:trHeight w:val="625"/>
        </w:trPr>
        <w:tc>
          <w:tcPr>
            <w:tcW w:w="1511" w:type="dxa"/>
          </w:tcPr>
          <w:p w14:paraId="0FB78278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73AA295A" w14:textId="48983B3B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 xml:space="preserve">Online Filing of BIR 1604CF to EFPS (bir.gov.ph) and submission of </w:t>
            </w:r>
            <w:proofErr w:type="spellStart"/>
            <w:r w:rsidRPr="58565507">
              <w:rPr>
                <w:rFonts w:ascii="Arial Narrow" w:eastAsia="Arial Narrow" w:hAnsi="Arial Narrow" w:cs="Arial Narrow"/>
              </w:rPr>
              <w:t>Alphalist</w:t>
            </w:r>
            <w:proofErr w:type="spellEnd"/>
            <w:r w:rsidRPr="58565507">
              <w:rPr>
                <w:rFonts w:ascii="Arial Narrow" w:eastAsia="Arial Narrow" w:hAnsi="Arial Narrow" w:cs="Arial Narrow"/>
              </w:rPr>
              <w:t xml:space="preserve"> of Income Tax Withheld</w:t>
            </w:r>
          </w:p>
        </w:tc>
        <w:tc>
          <w:tcPr>
            <w:tcW w:w="1882" w:type="dxa"/>
          </w:tcPr>
          <w:p w14:paraId="22B5C0CC" w14:textId="49D323C7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Manager</w:t>
            </w:r>
          </w:p>
        </w:tc>
        <w:tc>
          <w:tcPr>
            <w:tcW w:w="1744" w:type="dxa"/>
          </w:tcPr>
          <w:p w14:paraId="14FC30E1" w14:textId="5D6756D8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EFPS</w:t>
            </w:r>
          </w:p>
        </w:tc>
      </w:tr>
      <w:tr w:rsidR="00472333" w:rsidRPr="0040070C" w14:paraId="39935F76" w14:textId="77777777" w:rsidTr="58565507">
        <w:trPr>
          <w:trHeight w:val="625"/>
        </w:trPr>
        <w:tc>
          <w:tcPr>
            <w:tcW w:w="1511" w:type="dxa"/>
          </w:tcPr>
          <w:p w14:paraId="1FC39945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06069B28" w14:textId="262A9DCC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Generat</w:t>
            </w:r>
            <w:r w:rsidR="118872A0" w:rsidRPr="58565507">
              <w:rPr>
                <w:rFonts w:ascii="Arial Narrow" w:eastAsia="Arial Narrow" w:hAnsi="Arial Narrow" w:cs="Arial Narrow"/>
              </w:rPr>
              <w:t xml:space="preserve">es the </w:t>
            </w:r>
            <w:r w:rsidRPr="58565507">
              <w:rPr>
                <w:rFonts w:ascii="Arial Narrow" w:eastAsia="Arial Narrow" w:hAnsi="Arial Narrow" w:cs="Arial Narrow"/>
              </w:rPr>
              <w:t>BIR 2316</w:t>
            </w:r>
          </w:p>
        </w:tc>
        <w:tc>
          <w:tcPr>
            <w:tcW w:w="1882" w:type="dxa"/>
          </w:tcPr>
          <w:p w14:paraId="4982C54A" w14:textId="40A9EDF6" w:rsidR="00472333" w:rsidRPr="0040070C" w:rsidRDefault="003F262D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  <w:r w:rsidRPr="003F262D">
              <w:rPr>
                <w:rFonts w:ascii="Arial Narrow" w:eastAsia="Arial Narrow" w:hAnsi="Arial Narrow" w:cs="Arial Narrow"/>
                <w:vertAlign w:val="superscript"/>
              </w:rPr>
              <w:t>rd</w:t>
            </w:r>
            <w:r>
              <w:rPr>
                <w:rFonts w:ascii="Arial Narrow" w:eastAsia="Arial Narrow" w:hAnsi="Arial Narrow" w:cs="Arial Narrow"/>
              </w:rPr>
              <w:t xml:space="preserve"> Party Vendor</w:t>
            </w:r>
          </w:p>
        </w:tc>
        <w:tc>
          <w:tcPr>
            <w:tcW w:w="1744" w:type="dxa"/>
          </w:tcPr>
          <w:p w14:paraId="48219D76" w14:textId="251F4C1E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W2/ 2316</w:t>
            </w:r>
          </w:p>
        </w:tc>
      </w:tr>
      <w:tr w:rsidR="00472333" w:rsidRPr="0040070C" w14:paraId="4F6A643E" w14:textId="77777777" w:rsidTr="58565507">
        <w:trPr>
          <w:trHeight w:val="625"/>
        </w:trPr>
        <w:tc>
          <w:tcPr>
            <w:tcW w:w="1511" w:type="dxa"/>
          </w:tcPr>
          <w:p w14:paraId="0562CB0E" w14:textId="77777777" w:rsidR="00472333" w:rsidRPr="0040070C" w:rsidRDefault="00472333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171F4161" w14:textId="5D467572" w:rsidR="00472333" w:rsidRPr="0040070C" w:rsidRDefault="24BF2337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Distribut</w:t>
            </w:r>
            <w:r w:rsidR="6A42C30A" w:rsidRPr="58565507">
              <w:rPr>
                <w:rFonts w:ascii="Arial Narrow" w:eastAsia="Arial Narrow" w:hAnsi="Arial Narrow" w:cs="Arial Narrow"/>
              </w:rPr>
              <w:t>es the</w:t>
            </w:r>
            <w:r w:rsidRPr="58565507">
              <w:rPr>
                <w:rFonts w:ascii="Arial Narrow" w:eastAsia="Arial Narrow" w:hAnsi="Arial Narrow" w:cs="Arial Narrow"/>
              </w:rPr>
              <w:t xml:space="preserve"> BIR 2316 to Employees for signature</w:t>
            </w:r>
          </w:p>
        </w:tc>
        <w:tc>
          <w:tcPr>
            <w:tcW w:w="1882" w:type="dxa"/>
          </w:tcPr>
          <w:p w14:paraId="5A47D913" w14:textId="61957E05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2EE40F14" w14:textId="60370A9A" w:rsidR="00472333" w:rsidRPr="0040070C" w:rsidRDefault="00472333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W2/ 2316</w:t>
            </w:r>
          </w:p>
        </w:tc>
      </w:tr>
      <w:tr w:rsidR="00906B1F" w:rsidRPr="0040070C" w14:paraId="1C63DC25" w14:textId="77777777" w:rsidTr="58565507">
        <w:trPr>
          <w:trHeight w:val="625"/>
        </w:trPr>
        <w:tc>
          <w:tcPr>
            <w:tcW w:w="1511" w:type="dxa"/>
          </w:tcPr>
          <w:p w14:paraId="2B271135" w14:textId="77777777" w:rsidR="00906B1F" w:rsidRPr="0040070C" w:rsidRDefault="00906B1F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14CBD794" w14:textId="6F1BF858" w:rsidR="00906B1F" w:rsidRDefault="16959A8E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A</w:t>
            </w:r>
            <w:r w:rsidR="36CE30C8" w:rsidRPr="58565507">
              <w:rPr>
                <w:rFonts w:ascii="Arial Narrow" w:eastAsia="Arial Narrow" w:hAnsi="Arial Narrow" w:cs="Arial Narrow"/>
              </w:rPr>
              <w:t>ddresses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 Employees</w:t>
            </w:r>
            <w:r w:rsidR="27A1FCBF" w:rsidRPr="58565507">
              <w:rPr>
                <w:rFonts w:ascii="Arial Narrow" w:eastAsia="Arial Narrow" w:hAnsi="Arial Narrow" w:cs="Arial Narrow"/>
              </w:rPr>
              <w:t>’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 queries or clarification</w:t>
            </w:r>
            <w:r w:rsidR="7E1F802B" w:rsidRPr="58565507">
              <w:rPr>
                <w:rFonts w:ascii="Arial Narrow" w:eastAsia="Arial Narrow" w:hAnsi="Arial Narrow" w:cs="Arial Narrow"/>
              </w:rPr>
              <w:t>s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 on the computation of Annual tax</w:t>
            </w:r>
          </w:p>
        </w:tc>
        <w:tc>
          <w:tcPr>
            <w:tcW w:w="1882" w:type="dxa"/>
          </w:tcPr>
          <w:p w14:paraId="6B19FA84" w14:textId="15D6C90F" w:rsidR="00906B1F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5EAC8B2B" w14:textId="6BEC0110" w:rsidR="00906B1F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W2/ 2316</w:t>
            </w:r>
          </w:p>
        </w:tc>
      </w:tr>
      <w:tr w:rsidR="00906B1F" w:rsidRPr="0040070C" w14:paraId="19991623" w14:textId="77777777" w:rsidTr="58565507">
        <w:trPr>
          <w:trHeight w:val="625"/>
        </w:trPr>
        <w:tc>
          <w:tcPr>
            <w:tcW w:w="1511" w:type="dxa"/>
          </w:tcPr>
          <w:p w14:paraId="34CE0A41" w14:textId="77777777" w:rsidR="00906B1F" w:rsidRPr="0040070C" w:rsidRDefault="00906B1F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6D56CCD5" w14:textId="78594D02" w:rsidR="00906B1F" w:rsidRPr="0040070C" w:rsidRDefault="16959A8E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S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can the </w:t>
            </w:r>
            <w:r w:rsidRPr="58565507">
              <w:rPr>
                <w:rFonts w:ascii="Arial Narrow" w:eastAsia="Arial Narrow" w:hAnsi="Arial Narrow" w:cs="Arial Narrow"/>
              </w:rPr>
              <w:t>signed BIR 2316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, saved in a compact </w:t>
            </w:r>
            <w:proofErr w:type="gramStart"/>
            <w:r w:rsidR="394EF703" w:rsidRPr="58565507">
              <w:rPr>
                <w:rFonts w:ascii="Arial Narrow" w:eastAsia="Arial Narrow" w:hAnsi="Arial Narrow" w:cs="Arial Narrow"/>
              </w:rPr>
              <w:t>disc</w:t>
            </w:r>
            <w:proofErr w:type="gramEnd"/>
            <w:r w:rsidR="394EF703" w:rsidRPr="58565507">
              <w:rPr>
                <w:rFonts w:ascii="Arial Narrow" w:eastAsia="Arial Narrow" w:hAnsi="Arial Narrow" w:cs="Arial Narrow"/>
              </w:rPr>
              <w:t xml:space="preserve"> and submit</w:t>
            </w:r>
            <w:r w:rsidR="363CBC15" w:rsidRPr="58565507">
              <w:rPr>
                <w:rFonts w:ascii="Arial Narrow" w:eastAsia="Arial Narrow" w:hAnsi="Arial Narrow" w:cs="Arial Narrow"/>
              </w:rPr>
              <w:t>s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 to</w:t>
            </w:r>
            <w:r w:rsidR="43B184C9" w:rsidRPr="58565507">
              <w:rPr>
                <w:rFonts w:ascii="Arial Narrow" w:eastAsia="Arial Narrow" w:hAnsi="Arial Narrow" w:cs="Arial Narrow"/>
              </w:rPr>
              <w:t xml:space="preserve"> the</w:t>
            </w:r>
            <w:r w:rsidR="394EF703" w:rsidRPr="58565507">
              <w:rPr>
                <w:rFonts w:ascii="Arial Narrow" w:eastAsia="Arial Narrow" w:hAnsi="Arial Narrow" w:cs="Arial Narrow"/>
              </w:rPr>
              <w:t xml:space="preserve"> BIR. </w:t>
            </w:r>
          </w:p>
        </w:tc>
        <w:tc>
          <w:tcPr>
            <w:tcW w:w="1882" w:type="dxa"/>
          </w:tcPr>
          <w:p w14:paraId="3A26C936" w14:textId="50F1A551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6D134514" w14:textId="6A5C050E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BIR W2/ 2316</w:t>
            </w:r>
          </w:p>
        </w:tc>
      </w:tr>
      <w:tr w:rsidR="00906B1F" w:rsidRPr="0040070C" w14:paraId="543470E6" w14:textId="77777777" w:rsidTr="58565507">
        <w:trPr>
          <w:trHeight w:val="625"/>
        </w:trPr>
        <w:tc>
          <w:tcPr>
            <w:tcW w:w="1511" w:type="dxa"/>
          </w:tcPr>
          <w:p w14:paraId="62EBF3C5" w14:textId="77777777" w:rsidR="00906B1F" w:rsidRPr="0040070C" w:rsidRDefault="00906B1F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15AECDBF" w14:textId="69F84AFE" w:rsidR="00906B1F" w:rsidRPr="0040070C" w:rsidRDefault="00F02915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C</w:t>
            </w:r>
            <w:r w:rsidR="00906B1F" w:rsidRPr="58565507">
              <w:rPr>
                <w:rFonts w:ascii="Arial Narrow" w:eastAsia="Arial Narrow" w:hAnsi="Arial Narrow" w:cs="Arial Narrow"/>
              </w:rPr>
              <w:t>redit the Tax refund of employees</w:t>
            </w:r>
            <w:del w:id="18" w:author="Ria Casipit" w:date="2019-07-22T22:10:00Z">
              <w:r w:rsidRPr="58565507" w:rsidDel="00906B1F">
                <w:rPr>
                  <w:rFonts w:ascii="Arial Narrow" w:eastAsia="Arial Narrow" w:hAnsi="Arial Narrow" w:cs="Arial Narrow"/>
                </w:rPr>
                <w:delText>,</w:delText>
              </w:r>
            </w:del>
            <w:r w:rsidR="00906B1F" w:rsidRPr="58565507">
              <w:rPr>
                <w:rFonts w:ascii="Arial Narrow" w:eastAsia="Arial Narrow" w:hAnsi="Arial Narrow" w:cs="Arial Narrow"/>
              </w:rPr>
              <w:t xml:space="preserve"> include</w:t>
            </w:r>
            <w:r w:rsidR="00D524C6" w:rsidRPr="58565507">
              <w:rPr>
                <w:rFonts w:ascii="Arial Narrow" w:eastAsia="Arial Narrow" w:hAnsi="Arial Narrow" w:cs="Arial Narrow"/>
              </w:rPr>
              <w:t>d</w:t>
            </w:r>
            <w:r w:rsidR="00906B1F" w:rsidRPr="58565507">
              <w:rPr>
                <w:rFonts w:ascii="Arial Narrow" w:eastAsia="Arial Narrow" w:hAnsi="Arial Narrow" w:cs="Arial Narrow"/>
              </w:rPr>
              <w:t xml:space="preserve"> in Jan 15</w:t>
            </w:r>
            <w:r w:rsidR="00906B1F" w:rsidRPr="58565507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="00906B1F" w:rsidRPr="58565507">
              <w:rPr>
                <w:rFonts w:ascii="Arial Narrow" w:eastAsia="Arial Narrow" w:hAnsi="Arial Narrow" w:cs="Arial Narrow"/>
              </w:rPr>
              <w:t xml:space="preserve"> pay</w:t>
            </w:r>
            <w:r w:rsidR="00D524C6" w:rsidRPr="58565507">
              <w:rPr>
                <w:rFonts w:ascii="Arial Narrow" w:eastAsia="Arial Narrow" w:hAnsi="Arial Narrow" w:cs="Arial Narrow"/>
              </w:rPr>
              <w:t>out</w:t>
            </w:r>
          </w:p>
        </w:tc>
        <w:tc>
          <w:tcPr>
            <w:tcW w:w="1882" w:type="dxa"/>
          </w:tcPr>
          <w:p w14:paraId="2ADEC39A" w14:textId="0ADB9B64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2EFA92E4" w14:textId="1400DBA4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Instruction Report (PIR)</w:t>
            </w:r>
          </w:p>
        </w:tc>
      </w:tr>
      <w:tr w:rsidR="00906B1F" w:rsidRPr="0040070C" w14:paraId="19F9F661" w14:textId="77777777" w:rsidTr="58565507">
        <w:trPr>
          <w:trHeight w:val="625"/>
        </w:trPr>
        <w:tc>
          <w:tcPr>
            <w:tcW w:w="1511" w:type="dxa"/>
          </w:tcPr>
          <w:p w14:paraId="6D98A12B" w14:textId="77777777" w:rsidR="00906B1F" w:rsidRPr="0040070C" w:rsidRDefault="00906B1F" w:rsidP="58565507">
            <w:pPr>
              <w:pStyle w:val="ListParagraph"/>
              <w:numPr>
                <w:ilvl w:val="0"/>
                <w:numId w:val="15"/>
              </w:num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963" w:type="dxa"/>
          </w:tcPr>
          <w:p w14:paraId="216BC70B" w14:textId="1C04B70B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To deduct the Tax due of employees, include</w:t>
            </w:r>
            <w:r w:rsidR="00D524C6" w:rsidRPr="58565507">
              <w:rPr>
                <w:rFonts w:ascii="Arial Narrow" w:eastAsia="Arial Narrow" w:hAnsi="Arial Narrow" w:cs="Arial Narrow"/>
              </w:rPr>
              <w:t>d</w:t>
            </w:r>
            <w:r w:rsidRPr="58565507">
              <w:rPr>
                <w:rFonts w:ascii="Arial Narrow" w:eastAsia="Arial Narrow" w:hAnsi="Arial Narrow" w:cs="Arial Narrow"/>
              </w:rPr>
              <w:t xml:space="preserve"> in Jan 15</w:t>
            </w:r>
            <w:r w:rsidRPr="58565507">
              <w:rPr>
                <w:rFonts w:ascii="Arial Narrow" w:eastAsia="Arial Narrow" w:hAnsi="Arial Narrow" w:cs="Arial Narrow"/>
                <w:vertAlign w:val="superscript"/>
              </w:rPr>
              <w:t>th</w:t>
            </w:r>
            <w:r w:rsidRPr="58565507">
              <w:rPr>
                <w:rFonts w:ascii="Arial Narrow" w:eastAsia="Arial Narrow" w:hAnsi="Arial Narrow" w:cs="Arial Narrow"/>
              </w:rPr>
              <w:t xml:space="preserve"> pay</w:t>
            </w:r>
            <w:r w:rsidR="00D524C6" w:rsidRPr="58565507">
              <w:rPr>
                <w:rFonts w:ascii="Arial Narrow" w:eastAsia="Arial Narrow" w:hAnsi="Arial Narrow" w:cs="Arial Narrow"/>
              </w:rPr>
              <w:t>out</w:t>
            </w:r>
          </w:p>
        </w:tc>
        <w:tc>
          <w:tcPr>
            <w:tcW w:w="1882" w:type="dxa"/>
          </w:tcPr>
          <w:p w14:paraId="6868A6DF" w14:textId="426335E8" w:rsidR="00906B1F" w:rsidRPr="0040070C" w:rsidRDefault="00906B1F" w:rsidP="58565507">
            <w:pPr>
              <w:tabs>
                <w:tab w:val="left" w:pos="1778"/>
              </w:tabs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Payroll Accountant</w:t>
            </w:r>
          </w:p>
        </w:tc>
        <w:tc>
          <w:tcPr>
            <w:tcW w:w="1744" w:type="dxa"/>
          </w:tcPr>
          <w:p w14:paraId="2946DB82" w14:textId="6AA409DC" w:rsidR="00906B1F" w:rsidRPr="0040070C" w:rsidRDefault="00906B1F" w:rsidP="58565507">
            <w:pPr>
              <w:tabs>
                <w:tab w:val="left" w:pos="1778"/>
              </w:tabs>
              <w:spacing w:line="259" w:lineRule="auto"/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 xml:space="preserve">PIR </w:t>
            </w:r>
          </w:p>
        </w:tc>
      </w:tr>
    </w:tbl>
    <w:p w14:paraId="36064600" w14:textId="137FA0B7" w:rsidR="055AC8DC" w:rsidRDefault="055AC8DC" w:rsidP="58565507">
      <w:pPr>
        <w:rPr>
          <w:rFonts w:ascii="Arial Narrow" w:eastAsia="Arial Narrow" w:hAnsi="Arial Narrow" w:cs="Arial Narrow"/>
        </w:rPr>
      </w:pPr>
    </w:p>
    <w:p w14:paraId="291A6CE1" w14:textId="1DE03505" w:rsidR="00C45B1C" w:rsidRDefault="00C45B1C" w:rsidP="58565507">
      <w:pPr>
        <w:rPr>
          <w:rFonts w:ascii="Arial Narrow" w:eastAsia="Arial Narrow" w:hAnsi="Arial Narrow" w:cs="Arial Narrow"/>
        </w:rPr>
      </w:pPr>
    </w:p>
    <w:p w14:paraId="7A001F17" w14:textId="7A95B817" w:rsidR="055AC8DC" w:rsidRDefault="753DF16F" w:rsidP="58565507">
      <w:pPr>
        <w:pStyle w:val="ListParagraph"/>
        <w:numPr>
          <w:ilvl w:val="0"/>
          <w:numId w:val="17"/>
        </w:numPr>
        <w:rPr>
          <w:rFonts w:ascii="Arial Narrow" w:eastAsia="Arial Narrow" w:hAnsi="Arial Narrow" w:cs="Arial Narrow"/>
          <w:b/>
          <w:bCs/>
          <w:color w:val="000000" w:themeColor="text1"/>
        </w:rPr>
      </w:pPr>
      <w:r w:rsidRPr="58565507">
        <w:rPr>
          <w:rFonts w:ascii="Arial Narrow" w:eastAsia="Arial Narrow" w:hAnsi="Arial Narrow" w:cs="Arial Narrow"/>
          <w:b/>
          <w:bCs/>
          <w:color w:val="000000" w:themeColor="text1"/>
        </w:rPr>
        <w:t>VERSION HISTORY</w:t>
      </w:r>
    </w:p>
    <w:tbl>
      <w:tblPr>
        <w:tblStyle w:val="TableGrid"/>
        <w:tblW w:w="11161" w:type="dxa"/>
        <w:tblInd w:w="-905" w:type="dxa"/>
        <w:tblLook w:val="04A0" w:firstRow="1" w:lastRow="0" w:firstColumn="1" w:lastColumn="0" w:noHBand="0" w:noVBand="1"/>
      </w:tblPr>
      <w:tblGrid>
        <w:gridCol w:w="1516"/>
        <w:gridCol w:w="1463"/>
        <w:gridCol w:w="2437"/>
        <w:gridCol w:w="2207"/>
        <w:gridCol w:w="3538"/>
      </w:tblGrid>
      <w:tr w:rsidR="00117EF1" w:rsidRPr="0013565D" w14:paraId="06CA278A" w14:textId="77777777" w:rsidTr="58565507">
        <w:tc>
          <w:tcPr>
            <w:tcW w:w="0" w:type="auto"/>
          </w:tcPr>
          <w:p w14:paraId="5CAC6A27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Version</w:t>
            </w:r>
          </w:p>
          <w:p w14:paraId="5D7148E9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Number</w:t>
            </w:r>
          </w:p>
        </w:tc>
        <w:tc>
          <w:tcPr>
            <w:tcW w:w="0" w:type="auto"/>
          </w:tcPr>
          <w:p w14:paraId="5E06FE51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Version</w:t>
            </w:r>
          </w:p>
          <w:p w14:paraId="4D5743F0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Date</w:t>
            </w:r>
          </w:p>
        </w:tc>
        <w:tc>
          <w:tcPr>
            <w:tcW w:w="0" w:type="auto"/>
          </w:tcPr>
          <w:p w14:paraId="27D63836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Prepared By</w:t>
            </w:r>
          </w:p>
        </w:tc>
        <w:tc>
          <w:tcPr>
            <w:tcW w:w="0" w:type="auto"/>
          </w:tcPr>
          <w:p w14:paraId="60374A47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Approved By</w:t>
            </w:r>
          </w:p>
        </w:tc>
        <w:tc>
          <w:tcPr>
            <w:tcW w:w="0" w:type="auto"/>
          </w:tcPr>
          <w:p w14:paraId="44297DC1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</w:rPr>
            </w:pPr>
            <w:r w:rsidRPr="58565507">
              <w:rPr>
                <w:rFonts w:ascii="Arial Narrow" w:eastAsia="Arial Narrow" w:hAnsi="Arial Narrow" w:cs="Arial Narrow"/>
              </w:rPr>
              <w:t>Description of Change</w:t>
            </w:r>
          </w:p>
        </w:tc>
      </w:tr>
      <w:tr w:rsidR="00117EF1" w:rsidRPr="0013565D" w14:paraId="57758EC8" w14:textId="77777777" w:rsidTr="58565507">
        <w:tc>
          <w:tcPr>
            <w:tcW w:w="0" w:type="auto"/>
          </w:tcPr>
          <w:p w14:paraId="145B851E" w14:textId="2F1C5F99" w:rsidR="00117EF1" w:rsidRPr="0013565D" w:rsidRDefault="003F262D" w:rsidP="58565507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2</w:t>
            </w:r>
          </w:p>
        </w:tc>
        <w:tc>
          <w:tcPr>
            <w:tcW w:w="0" w:type="auto"/>
          </w:tcPr>
          <w:p w14:paraId="160E9B47" w14:textId="3E9B2A7D" w:rsidR="00117EF1" w:rsidRPr="0013565D" w:rsidRDefault="003F262D" w:rsidP="58565507">
            <w:pPr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5/13/24</w:t>
            </w:r>
          </w:p>
        </w:tc>
        <w:tc>
          <w:tcPr>
            <w:tcW w:w="0" w:type="auto"/>
          </w:tcPr>
          <w:p w14:paraId="4967C24B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  <w:b/>
                <w:bCs/>
              </w:rPr>
            </w:pPr>
            <w:r w:rsidRPr="58565507">
              <w:rPr>
                <w:rFonts w:ascii="Arial Narrow" w:eastAsia="Arial Narrow" w:hAnsi="Arial Narrow" w:cs="Arial Narrow"/>
                <w:b/>
                <w:bCs/>
              </w:rPr>
              <w:t>Michael Abao</w:t>
            </w:r>
          </w:p>
        </w:tc>
        <w:tc>
          <w:tcPr>
            <w:tcW w:w="0" w:type="auto"/>
          </w:tcPr>
          <w:p w14:paraId="2C95865F" w14:textId="4E936463" w:rsidR="00117EF1" w:rsidRPr="0013565D" w:rsidRDefault="00117EF1" w:rsidP="58565507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  <w:tc>
          <w:tcPr>
            <w:tcW w:w="0" w:type="auto"/>
          </w:tcPr>
          <w:p w14:paraId="7F50BD27" w14:textId="77777777" w:rsidR="00117EF1" w:rsidRPr="0013565D" w:rsidRDefault="00117EF1" w:rsidP="58565507">
            <w:pPr>
              <w:rPr>
                <w:rFonts w:ascii="Arial Narrow" w:eastAsia="Arial Narrow" w:hAnsi="Arial Narrow" w:cs="Arial Narrow"/>
                <w:b/>
                <w:bCs/>
              </w:rPr>
            </w:pPr>
          </w:p>
        </w:tc>
      </w:tr>
    </w:tbl>
    <w:p w14:paraId="3B7B4B86" w14:textId="77777777" w:rsidR="006566DE" w:rsidRPr="005402F5" w:rsidRDefault="006566DE" w:rsidP="58565507">
      <w:pPr>
        <w:tabs>
          <w:tab w:val="left" w:pos="1778"/>
        </w:tabs>
        <w:rPr>
          <w:rFonts w:ascii="Arial Narrow" w:eastAsia="Arial Narrow" w:hAnsi="Arial Narrow" w:cs="Arial Narrow"/>
        </w:rPr>
      </w:pPr>
    </w:p>
    <w:sectPr w:rsidR="006566DE" w:rsidRPr="005402F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Hazel Cruz" w:date="2021-01-20T17:54:00Z" w:initials="HC">
    <w:p w14:paraId="3947B50A" w14:textId="04B33D6A" w:rsidR="58565507" w:rsidRDefault="58565507">
      <w:r>
        <w:rPr>
          <w:color w:val="2B579A"/>
          <w:shd w:val="clear" w:color="auto" w:fill="E6E6E6"/>
        </w:rPr>
        <w:fldChar w:fldCharType="begin"/>
      </w:r>
      <w:r>
        <w:instrText xml:space="preserve"> HYPERLINK "mailto:Michael.Abao@RealPage.com"</w:instrText>
      </w:r>
      <w:r>
        <w:rPr>
          <w:color w:val="2B579A"/>
          <w:shd w:val="clear" w:color="auto" w:fill="E6E6E6"/>
        </w:rPr>
      </w:r>
      <w:bookmarkStart w:id="9" w:name="_@_056D3874DAC643288EC275B6A61896FBZ"/>
      <w:r>
        <w:rPr>
          <w:color w:val="2B579A"/>
          <w:shd w:val="clear" w:color="auto" w:fill="E6E6E6"/>
        </w:rPr>
        <w:fldChar w:fldCharType="separate"/>
      </w:r>
      <w:bookmarkEnd w:id="9"/>
      <w:r w:rsidRPr="58565507">
        <w:rPr>
          <w:rStyle w:val="Mention"/>
          <w:noProof/>
        </w:rPr>
        <w:t>@Michael Abao</w:t>
      </w:r>
      <w:r>
        <w:rPr>
          <w:color w:val="2B579A"/>
          <w:shd w:val="clear" w:color="auto" w:fill="E6E6E6"/>
        </w:rPr>
        <w:fldChar w:fldCharType="end"/>
      </w:r>
      <w:r>
        <w:t xml:space="preserve"> </w:t>
      </w:r>
      <w:r>
        <w:rPr>
          <w:color w:val="2B579A"/>
          <w:shd w:val="clear" w:color="auto" w:fill="E6E6E6"/>
        </w:rPr>
        <w:fldChar w:fldCharType="begin"/>
      </w:r>
      <w:r>
        <w:instrText xml:space="preserve"> HYPERLINK "mailto:Razil.Zilmar@RealPage.com"</w:instrText>
      </w:r>
      <w:r>
        <w:rPr>
          <w:color w:val="2B579A"/>
          <w:shd w:val="clear" w:color="auto" w:fill="E6E6E6"/>
        </w:rPr>
      </w:r>
      <w:bookmarkStart w:id="10" w:name="_@_9427404A396149419DBC00BF562A1F17Z"/>
      <w:r>
        <w:rPr>
          <w:color w:val="2B579A"/>
          <w:shd w:val="clear" w:color="auto" w:fill="E6E6E6"/>
        </w:rPr>
        <w:fldChar w:fldCharType="separate"/>
      </w:r>
      <w:bookmarkEnd w:id="10"/>
      <w:r w:rsidRPr="58565507">
        <w:rPr>
          <w:rStyle w:val="Mention"/>
          <w:noProof/>
        </w:rPr>
        <w:t>@Razil Zilmar</w:t>
      </w:r>
      <w:r>
        <w:rPr>
          <w:color w:val="2B579A"/>
          <w:shd w:val="clear" w:color="auto" w:fill="E6E6E6"/>
        </w:rPr>
        <w:fldChar w:fldCharType="end"/>
      </w:r>
      <w:r>
        <w:annotationRef/>
      </w:r>
    </w:p>
    <w:p w14:paraId="660CECF3" w14:textId="1E0B8C9A" w:rsidR="58565507" w:rsidRDefault="58565507">
      <w:r>
        <w:t xml:space="preserve"> 1. please follow process details format and simplify steps.</w:t>
      </w:r>
    </w:p>
    <w:p w14:paraId="56584312" w14:textId="6C4A76EE" w:rsidR="58565507" w:rsidRDefault="58565507">
      <w:r>
        <w:t>2. Align the format with margin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5843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6CB960A" w16cex:dateUtc="2021-01-20T09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584312" w16cid:durableId="26CB960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2E13F" w14:textId="77777777" w:rsidR="00004199" w:rsidRDefault="00004199" w:rsidP="005402F5">
      <w:pPr>
        <w:spacing w:after="0" w:line="240" w:lineRule="auto"/>
      </w:pPr>
      <w:r>
        <w:separator/>
      </w:r>
    </w:p>
  </w:endnote>
  <w:endnote w:type="continuationSeparator" w:id="0">
    <w:p w14:paraId="2515AC19" w14:textId="77777777" w:rsidR="00004199" w:rsidRDefault="00004199" w:rsidP="00540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64FD8" w14:textId="6A72A257" w:rsidR="003F262D" w:rsidRDefault="003F26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ACAE109" wp14:editId="2CA91A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0557112" name="Text Box 5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2CF24" w14:textId="25C1731E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E10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r RealPage Internal Use Only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BB2CF24" w14:textId="25C1731E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C12F0" w14:textId="56DFF026" w:rsidR="003F262D" w:rsidRDefault="003F26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80CCBAD" wp14:editId="1431B2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305535537" name="Text Box 6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CFD936" w14:textId="7BCCEC5E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CCBA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For RealPage Internal Use Only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77CFD936" w14:textId="7BCCEC5E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C752" w14:textId="7B17285B" w:rsidR="003F262D" w:rsidRDefault="003F26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2741336" wp14:editId="2E95FA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558204140" name="Text Box 4" descr="For RealPage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3AEC0" w14:textId="2763E819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For RealPage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4133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For RealPage 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A53AEC0" w14:textId="2763E819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For RealPage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EA5F5" w14:textId="77777777" w:rsidR="00004199" w:rsidRDefault="00004199" w:rsidP="005402F5">
      <w:pPr>
        <w:spacing w:after="0" w:line="240" w:lineRule="auto"/>
      </w:pPr>
      <w:r>
        <w:separator/>
      </w:r>
    </w:p>
  </w:footnote>
  <w:footnote w:type="continuationSeparator" w:id="0">
    <w:p w14:paraId="5957A69A" w14:textId="77777777" w:rsidR="00004199" w:rsidRDefault="00004199" w:rsidP="00540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50D04" w14:textId="31DCC0C3" w:rsidR="003F262D" w:rsidRDefault="003F26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DBC650" wp14:editId="095C65F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18415"/>
              <wp:wrapNone/>
              <wp:docPr id="468633539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D776A" w14:textId="26EAEAC3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BC6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304D776A" w14:textId="26EAEAC3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A884" w14:textId="707D9D5C" w:rsidR="003F262D" w:rsidRDefault="003F26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0AC344" wp14:editId="4E39414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18415"/>
              <wp:wrapNone/>
              <wp:docPr id="498533973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0F2F1" w14:textId="5DB4CD15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AC3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3340F2F1" w14:textId="5DB4CD15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D6476" w14:textId="1BDDE575" w:rsidR="003F262D" w:rsidRDefault="003F262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B86BDB" wp14:editId="55E043A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18415"/>
              <wp:wrapNone/>
              <wp:docPr id="2062987755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C177" w14:textId="7631B3B7" w:rsidR="003F262D" w:rsidRPr="003F262D" w:rsidRDefault="003F262D" w:rsidP="003F2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F2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86B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2653C177" w14:textId="7631B3B7" w:rsidR="003F262D" w:rsidRPr="003F262D" w:rsidRDefault="003F262D" w:rsidP="003F262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F262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B7A42"/>
    <w:multiLevelType w:val="hybridMultilevel"/>
    <w:tmpl w:val="22DA9104"/>
    <w:lvl w:ilvl="0" w:tplc="CA76B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BC2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817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58DC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9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C2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46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89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70C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719F"/>
    <w:multiLevelType w:val="hybridMultilevel"/>
    <w:tmpl w:val="AE242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75BD9"/>
    <w:multiLevelType w:val="hybridMultilevel"/>
    <w:tmpl w:val="2A0C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D0ED1"/>
    <w:multiLevelType w:val="multilevel"/>
    <w:tmpl w:val="336C3C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A1B7D5A"/>
    <w:multiLevelType w:val="multilevel"/>
    <w:tmpl w:val="5E94A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3015F"/>
    <w:multiLevelType w:val="hybridMultilevel"/>
    <w:tmpl w:val="8BE43F2E"/>
    <w:lvl w:ilvl="0" w:tplc="FE244464">
      <w:start w:val="1"/>
      <w:numFmt w:val="upperRoman"/>
      <w:lvlText w:val="%1."/>
      <w:lvlJc w:val="left"/>
      <w:pPr>
        <w:ind w:left="810" w:hanging="720"/>
      </w:pPr>
    </w:lvl>
    <w:lvl w:ilvl="1" w:tplc="018CD7DA" w:tentative="1">
      <w:start w:val="1"/>
      <w:numFmt w:val="lowerLetter"/>
      <w:lvlText w:val="%2."/>
      <w:lvlJc w:val="left"/>
      <w:pPr>
        <w:ind w:left="1170" w:hanging="360"/>
      </w:pPr>
    </w:lvl>
    <w:lvl w:ilvl="2" w:tplc="70F84206" w:tentative="1">
      <w:start w:val="1"/>
      <w:numFmt w:val="lowerRoman"/>
      <w:lvlText w:val="%3."/>
      <w:lvlJc w:val="right"/>
      <w:pPr>
        <w:ind w:left="1890" w:hanging="180"/>
      </w:pPr>
    </w:lvl>
    <w:lvl w:ilvl="3" w:tplc="519AD436" w:tentative="1">
      <w:start w:val="1"/>
      <w:numFmt w:val="decimal"/>
      <w:lvlText w:val="%4."/>
      <w:lvlJc w:val="left"/>
      <w:pPr>
        <w:ind w:left="2610" w:hanging="360"/>
      </w:pPr>
    </w:lvl>
    <w:lvl w:ilvl="4" w:tplc="CC6831B6" w:tentative="1">
      <w:start w:val="1"/>
      <w:numFmt w:val="lowerLetter"/>
      <w:lvlText w:val="%5."/>
      <w:lvlJc w:val="left"/>
      <w:pPr>
        <w:ind w:left="3330" w:hanging="360"/>
      </w:pPr>
    </w:lvl>
    <w:lvl w:ilvl="5" w:tplc="8654A74A" w:tentative="1">
      <w:start w:val="1"/>
      <w:numFmt w:val="lowerRoman"/>
      <w:lvlText w:val="%6."/>
      <w:lvlJc w:val="right"/>
      <w:pPr>
        <w:ind w:left="4050" w:hanging="180"/>
      </w:pPr>
    </w:lvl>
    <w:lvl w:ilvl="6" w:tplc="6ADE25F8" w:tentative="1">
      <w:start w:val="1"/>
      <w:numFmt w:val="decimal"/>
      <w:lvlText w:val="%7."/>
      <w:lvlJc w:val="left"/>
      <w:pPr>
        <w:ind w:left="4770" w:hanging="360"/>
      </w:pPr>
    </w:lvl>
    <w:lvl w:ilvl="7" w:tplc="E82A28DC" w:tentative="1">
      <w:start w:val="1"/>
      <w:numFmt w:val="lowerLetter"/>
      <w:lvlText w:val="%8."/>
      <w:lvlJc w:val="left"/>
      <w:pPr>
        <w:ind w:left="5490" w:hanging="360"/>
      </w:pPr>
    </w:lvl>
    <w:lvl w:ilvl="8" w:tplc="C28CF8CA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3CEA2E48"/>
    <w:multiLevelType w:val="hybridMultilevel"/>
    <w:tmpl w:val="632CF06C"/>
    <w:lvl w:ilvl="0" w:tplc="0B283C90">
      <w:start w:val="1"/>
      <w:numFmt w:val="decimal"/>
      <w:lvlText w:val="%1."/>
      <w:lvlJc w:val="left"/>
      <w:pPr>
        <w:ind w:left="720" w:hanging="360"/>
      </w:pPr>
    </w:lvl>
    <w:lvl w:ilvl="1" w:tplc="C0BA16C0">
      <w:start w:val="1"/>
      <w:numFmt w:val="lowerLetter"/>
      <w:lvlText w:val="%2."/>
      <w:lvlJc w:val="left"/>
      <w:pPr>
        <w:ind w:left="1440" w:hanging="360"/>
      </w:pPr>
    </w:lvl>
    <w:lvl w:ilvl="2" w:tplc="35F0925A">
      <w:start w:val="1"/>
      <w:numFmt w:val="lowerRoman"/>
      <w:lvlText w:val="%3."/>
      <w:lvlJc w:val="right"/>
      <w:pPr>
        <w:ind w:left="2160" w:hanging="180"/>
      </w:pPr>
    </w:lvl>
    <w:lvl w:ilvl="3" w:tplc="3372E5A4">
      <w:start w:val="1"/>
      <w:numFmt w:val="decimal"/>
      <w:lvlText w:val="%4."/>
      <w:lvlJc w:val="left"/>
      <w:pPr>
        <w:ind w:left="2880" w:hanging="360"/>
      </w:pPr>
    </w:lvl>
    <w:lvl w:ilvl="4" w:tplc="76B44DA6">
      <w:start w:val="1"/>
      <w:numFmt w:val="lowerLetter"/>
      <w:lvlText w:val="%5."/>
      <w:lvlJc w:val="left"/>
      <w:pPr>
        <w:ind w:left="3600" w:hanging="360"/>
      </w:pPr>
    </w:lvl>
    <w:lvl w:ilvl="5" w:tplc="5210C506">
      <w:start w:val="1"/>
      <w:numFmt w:val="lowerRoman"/>
      <w:lvlText w:val="%6."/>
      <w:lvlJc w:val="right"/>
      <w:pPr>
        <w:ind w:left="4320" w:hanging="180"/>
      </w:pPr>
    </w:lvl>
    <w:lvl w:ilvl="6" w:tplc="F2CC27BE">
      <w:start w:val="1"/>
      <w:numFmt w:val="decimal"/>
      <w:lvlText w:val="%7."/>
      <w:lvlJc w:val="left"/>
      <w:pPr>
        <w:ind w:left="5040" w:hanging="360"/>
      </w:pPr>
    </w:lvl>
    <w:lvl w:ilvl="7" w:tplc="FBB036EC">
      <w:start w:val="1"/>
      <w:numFmt w:val="lowerLetter"/>
      <w:lvlText w:val="%8."/>
      <w:lvlJc w:val="left"/>
      <w:pPr>
        <w:ind w:left="5760" w:hanging="360"/>
      </w:pPr>
    </w:lvl>
    <w:lvl w:ilvl="8" w:tplc="8BFA95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837AA"/>
    <w:multiLevelType w:val="hybridMultilevel"/>
    <w:tmpl w:val="87FA1A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51070"/>
    <w:multiLevelType w:val="hybridMultilevel"/>
    <w:tmpl w:val="8E885884"/>
    <w:lvl w:ilvl="0" w:tplc="4DE0DFC6">
      <w:start w:val="1"/>
      <w:numFmt w:val="decimal"/>
      <w:lvlText w:val="%1."/>
      <w:lvlJc w:val="left"/>
      <w:pPr>
        <w:ind w:left="720" w:hanging="360"/>
      </w:pPr>
    </w:lvl>
    <w:lvl w:ilvl="1" w:tplc="57C0D5C0">
      <w:start w:val="1"/>
      <w:numFmt w:val="lowerLetter"/>
      <w:lvlText w:val="%2."/>
      <w:lvlJc w:val="left"/>
      <w:pPr>
        <w:ind w:left="1440" w:hanging="360"/>
      </w:pPr>
    </w:lvl>
    <w:lvl w:ilvl="2" w:tplc="A46C33FC">
      <w:start w:val="1"/>
      <w:numFmt w:val="lowerRoman"/>
      <w:lvlText w:val="%3."/>
      <w:lvlJc w:val="right"/>
      <w:pPr>
        <w:ind w:left="2160" w:hanging="180"/>
      </w:pPr>
    </w:lvl>
    <w:lvl w:ilvl="3" w:tplc="BFF6F468">
      <w:start w:val="1"/>
      <w:numFmt w:val="decimal"/>
      <w:lvlText w:val="%4."/>
      <w:lvlJc w:val="left"/>
      <w:pPr>
        <w:ind w:left="2880" w:hanging="360"/>
      </w:pPr>
    </w:lvl>
    <w:lvl w:ilvl="4" w:tplc="DE40D9CE">
      <w:start w:val="1"/>
      <w:numFmt w:val="lowerLetter"/>
      <w:lvlText w:val="%5."/>
      <w:lvlJc w:val="left"/>
      <w:pPr>
        <w:ind w:left="3600" w:hanging="360"/>
      </w:pPr>
    </w:lvl>
    <w:lvl w:ilvl="5" w:tplc="3A461A2C">
      <w:start w:val="1"/>
      <w:numFmt w:val="lowerRoman"/>
      <w:lvlText w:val="%6."/>
      <w:lvlJc w:val="right"/>
      <w:pPr>
        <w:ind w:left="4320" w:hanging="180"/>
      </w:pPr>
    </w:lvl>
    <w:lvl w:ilvl="6" w:tplc="7D66258E">
      <w:start w:val="1"/>
      <w:numFmt w:val="decimal"/>
      <w:lvlText w:val="%7."/>
      <w:lvlJc w:val="left"/>
      <w:pPr>
        <w:ind w:left="5040" w:hanging="360"/>
      </w:pPr>
    </w:lvl>
    <w:lvl w:ilvl="7" w:tplc="0184754C">
      <w:start w:val="1"/>
      <w:numFmt w:val="lowerLetter"/>
      <w:lvlText w:val="%8."/>
      <w:lvlJc w:val="left"/>
      <w:pPr>
        <w:ind w:left="5760" w:hanging="360"/>
      </w:pPr>
    </w:lvl>
    <w:lvl w:ilvl="8" w:tplc="5426C82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C06C0"/>
    <w:multiLevelType w:val="hybridMultilevel"/>
    <w:tmpl w:val="A0AEA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E4D12"/>
    <w:multiLevelType w:val="hybridMultilevel"/>
    <w:tmpl w:val="331E9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B71D9"/>
    <w:multiLevelType w:val="hybridMultilevel"/>
    <w:tmpl w:val="C936A968"/>
    <w:lvl w:ilvl="0" w:tplc="AAD8A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74D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ED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E1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A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BC4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FE8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0B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CC1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4470A"/>
    <w:multiLevelType w:val="hybridMultilevel"/>
    <w:tmpl w:val="30D4BD74"/>
    <w:lvl w:ilvl="0" w:tplc="BEA0850E">
      <w:start w:val="1"/>
      <w:numFmt w:val="decimal"/>
      <w:lvlText w:val="%1."/>
      <w:lvlJc w:val="left"/>
      <w:pPr>
        <w:ind w:left="720" w:hanging="360"/>
      </w:pPr>
    </w:lvl>
    <w:lvl w:ilvl="1" w:tplc="10A05010">
      <w:start w:val="1"/>
      <w:numFmt w:val="lowerLetter"/>
      <w:lvlText w:val="%2."/>
      <w:lvlJc w:val="left"/>
      <w:pPr>
        <w:ind w:left="1440" w:hanging="360"/>
      </w:pPr>
    </w:lvl>
    <w:lvl w:ilvl="2" w:tplc="0576E800">
      <w:start w:val="1"/>
      <w:numFmt w:val="lowerRoman"/>
      <w:lvlText w:val="%3."/>
      <w:lvlJc w:val="right"/>
      <w:pPr>
        <w:ind w:left="2160" w:hanging="180"/>
      </w:pPr>
    </w:lvl>
    <w:lvl w:ilvl="3" w:tplc="04AA289A">
      <w:start w:val="1"/>
      <w:numFmt w:val="decimal"/>
      <w:lvlText w:val="%4."/>
      <w:lvlJc w:val="left"/>
      <w:pPr>
        <w:ind w:left="2880" w:hanging="360"/>
      </w:pPr>
    </w:lvl>
    <w:lvl w:ilvl="4" w:tplc="F2E00D2A">
      <w:start w:val="1"/>
      <w:numFmt w:val="lowerLetter"/>
      <w:lvlText w:val="%5."/>
      <w:lvlJc w:val="left"/>
      <w:pPr>
        <w:ind w:left="3600" w:hanging="360"/>
      </w:pPr>
    </w:lvl>
    <w:lvl w:ilvl="5" w:tplc="6AE8AB8A">
      <w:start w:val="1"/>
      <w:numFmt w:val="lowerRoman"/>
      <w:lvlText w:val="%6."/>
      <w:lvlJc w:val="right"/>
      <w:pPr>
        <w:ind w:left="4320" w:hanging="180"/>
      </w:pPr>
    </w:lvl>
    <w:lvl w:ilvl="6" w:tplc="3A40FD74">
      <w:start w:val="1"/>
      <w:numFmt w:val="decimal"/>
      <w:lvlText w:val="%7."/>
      <w:lvlJc w:val="left"/>
      <w:pPr>
        <w:ind w:left="5040" w:hanging="360"/>
      </w:pPr>
    </w:lvl>
    <w:lvl w:ilvl="7" w:tplc="05B41386">
      <w:start w:val="1"/>
      <w:numFmt w:val="lowerLetter"/>
      <w:lvlText w:val="%8."/>
      <w:lvlJc w:val="left"/>
      <w:pPr>
        <w:ind w:left="5760" w:hanging="360"/>
      </w:pPr>
    </w:lvl>
    <w:lvl w:ilvl="8" w:tplc="797624D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71532"/>
    <w:multiLevelType w:val="hybridMultilevel"/>
    <w:tmpl w:val="8F007886"/>
    <w:lvl w:ilvl="0" w:tplc="19B806E2">
      <w:start w:val="1"/>
      <w:numFmt w:val="decimal"/>
      <w:lvlText w:val="%1."/>
      <w:lvlJc w:val="left"/>
      <w:pPr>
        <w:ind w:left="720" w:hanging="360"/>
      </w:pPr>
    </w:lvl>
    <w:lvl w:ilvl="1" w:tplc="54D6E6F0">
      <w:start w:val="1"/>
      <w:numFmt w:val="upperLetter"/>
      <w:lvlText w:val="%2."/>
      <w:lvlJc w:val="left"/>
      <w:pPr>
        <w:ind w:left="1440" w:hanging="360"/>
      </w:pPr>
    </w:lvl>
    <w:lvl w:ilvl="2" w:tplc="085AAE2A">
      <w:start w:val="1"/>
      <w:numFmt w:val="lowerRoman"/>
      <w:lvlText w:val="%3."/>
      <w:lvlJc w:val="right"/>
      <w:pPr>
        <w:ind w:left="2160" w:hanging="180"/>
      </w:pPr>
    </w:lvl>
    <w:lvl w:ilvl="3" w:tplc="1428A184">
      <w:start w:val="1"/>
      <w:numFmt w:val="decimal"/>
      <w:lvlText w:val="%4."/>
      <w:lvlJc w:val="left"/>
      <w:pPr>
        <w:ind w:left="2880" w:hanging="360"/>
      </w:pPr>
    </w:lvl>
    <w:lvl w:ilvl="4" w:tplc="B06EDDCA">
      <w:start w:val="1"/>
      <w:numFmt w:val="lowerLetter"/>
      <w:lvlText w:val="%5."/>
      <w:lvlJc w:val="left"/>
      <w:pPr>
        <w:ind w:left="3600" w:hanging="360"/>
      </w:pPr>
    </w:lvl>
    <w:lvl w:ilvl="5" w:tplc="2F726F96">
      <w:start w:val="1"/>
      <w:numFmt w:val="lowerRoman"/>
      <w:lvlText w:val="%6."/>
      <w:lvlJc w:val="right"/>
      <w:pPr>
        <w:ind w:left="4320" w:hanging="180"/>
      </w:pPr>
    </w:lvl>
    <w:lvl w:ilvl="6" w:tplc="2A1A7FD2">
      <w:start w:val="1"/>
      <w:numFmt w:val="decimal"/>
      <w:lvlText w:val="%7."/>
      <w:lvlJc w:val="left"/>
      <w:pPr>
        <w:ind w:left="5040" w:hanging="360"/>
      </w:pPr>
    </w:lvl>
    <w:lvl w:ilvl="7" w:tplc="20DCFEA2">
      <w:start w:val="1"/>
      <w:numFmt w:val="lowerLetter"/>
      <w:lvlText w:val="%8."/>
      <w:lvlJc w:val="left"/>
      <w:pPr>
        <w:ind w:left="5760" w:hanging="360"/>
      </w:pPr>
    </w:lvl>
    <w:lvl w:ilvl="8" w:tplc="150A603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CA2B79"/>
    <w:multiLevelType w:val="multilevel"/>
    <w:tmpl w:val="7C9CEFAE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5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50" w:hanging="1800"/>
      </w:pPr>
      <w:rPr>
        <w:rFonts w:hint="default"/>
      </w:rPr>
    </w:lvl>
  </w:abstractNum>
  <w:abstractNum w:abstractNumId="15" w15:restartNumberingAfterBreak="0">
    <w:nsid w:val="6CE9799B"/>
    <w:multiLevelType w:val="hybridMultilevel"/>
    <w:tmpl w:val="0CFEC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63B55"/>
    <w:multiLevelType w:val="hybridMultilevel"/>
    <w:tmpl w:val="D0D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683170">
    <w:abstractNumId w:val="12"/>
  </w:num>
  <w:num w:numId="2" w16cid:durableId="1739815678">
    <w:abstractNumId w:val="13"/>
  </w:num>
  <w:num w:numId="3" w16cid:durableId="2040468192">
    <w:abstractNumId w:val="4"/>
  </w:num>
  <w:num w:numId="4" w16cid:durableId="1802764594">
    <w:abstractNumId w:val="6"/>
  </w:num>
  <w:num w:numId="5" w16cid:durableId="505100713">
    <w:abstractNumId w:val="8"/>
  </w:num>
  <w:num w:numId="6" w16cid:durableId="1776291928">
    <w:abstractNumId w:val="0"/>
  </w:num>
  <w:num w:numId="7" w16cid:durableId="278881510">
    <w:abstractNumId w:val="11"/>
  </w:num>
  <w:num w:numId="8" w16cid:durableId="242566325">
    <w:abstractNumId w:val="1"/>
  </w:num>
  <w:num w:numId="9" w16cid:durableId="383021963">
    <w:abstractNumId w:val="10"/>
  </w:num>
  <w:num w:numId="10" w16cid:durableId="211233693">
    <w:abstractNumId w:val="14"/>
  </w:num>
  <w:num w:numId="11" w16cid:durableId="137112345">
    <w:abstractNumId w:val="2"/>
  </w:num>
  <w:num w:numId="12" w16cid:durableId="1691685221">
    <w:abstractNumId w:val="7"/>
  </w:num>
  <w:num w:numId="13" w16cid:durableId="968441800">
    <w:abstractNumId w:val="15"/>
  </w:num>
  <w:num w:numId="14" w16cid:durableId="1817600343">
    <w:abstractNumId w:val="16"/>
  </w:num>
  <w:num w:numId="15" w16cid:durableId="1238785716">
    <w:abstractNumId w:val="9"/>
  </w:num>
  <w:num w:numId="16" w16cid:durableId="559708119">
    <w:abstractNumId w:val="3"/>
  </w:num>
  <w:num w:numId="17" w16cid:durableId="1897080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azel Cruz">
    <w15:presenceInfo w15:providerId="AD" w15:userId="S::hazel.cruz@realpage.com::f8d60fd8-7dbd-4845-aa08-65d58588d5c3"/>
  </w15:person>
  <w15:person w15:author="Ria Casipit">
    <w15:presenceInfo w15:providerId="AD" w15:userId="S-1-5-21-958797529-221261333-1540833222-1141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F5"/>
    <w:rsid w:val="00004199"/>
    <w:rsid w:val="0001464B"/>
    <w:rsid w:val="000D423C"/>
    <w:rsid w:val="000F7FEF"/>
    <w:rsid w:val="00117EF1"/>
    <w:rsid w:val="0012332D"/>
    <w:rsid w:val="00246136"/>
    <w:rsid w:val="0028462E"/>
    <w:rsid w:val="003F262D"/>
    <w:rsid w:val="0040070C"/>
    <w:rsid w:val="00416ACD"/>
    <w:rsid w:val="00472333"/>
    <w:rsid w:val="00494449"/>
    <w:rsid w:val="005402F5"/>
    <w:rsid w:val="005553F4"/>
    <w:rsid w:val="00573943"/>
    <w:rsid w:val="00587BD3"/>
    <w:rsid w:val="005B46E1"/>
    <w:rsid w:val="005F7C5F"/>
    <w:rsid w:val="0060445F"/>
    <w:rsid w:val="006566DE"/>
    <w:rsid w:val="00775463"/>
    <w:rsid w:val="00780ABC"/>
    <w:rsid w:val="00797318"/>
    <w:rsid w:val="007A0BEA"/>
    <w:rsid w:val="007B0130"/>
    <w:rsid w:val="007F33EB"/>
    <w:rsid w:val="0087344F"/>
    <w:rsid w:val="008E3967"/>
    <w:rsid w:val="00906B1F"/>
    <w:rsid w:val="009A7CD0"/>
    <w:rsid w:val="009E3433"/>
    <w:rsid w:val="00A20A39"/>
    <w:rsid w:val="00A655ED"/>
    <w:rsid w:val="00AB2A02"/>
    <w:rsid w:val="00AC68F7"/>
    <w:rsid w:val="00AE0219"/>
    <w:rsid w:val="00B43DEE"/>
    <w:rsid w:val="00B83A96"/>
    <w:rsid w:val="00BA2603"/>
    <w:rsid w:val="00C0CB57"/>
    <w:rsid w:val="00C45B1C"/>
    <w:rsid w:val="00C617EB"/>
    <w:rsid w:val="00D113D3"/>
    <w:rsid w:val="00D524C6"/>
    <w:rsid w:val="00D569E5"/>
    <w:rsid w:val="00D66256"/>
    <w:rsid w:val="00D75896"/>
    <w:rsid w:val="00DC0073"/>
    <w:rsid w:val="00E807C2"/>
    <w:rsid w:val="00EF751D"/>
    <w:rsid w:val="00F02915"/>
    <w:rsid w:val="00F05598"/>
    <w:rsid w:val="00F613C6"/>
    <w:rsid w:val="00FF4316"/>
    <w:rsid w:val="0135F4D8"/>
    <w:rsid w:val="025C9BB8"/>
    <w:rsid w:val="03E60984"/>
    <w:rsid w:val="04AE59D6"/>
    <w:rsid w:val="055AC8DC"/>
    <w:rsid w:val="07939737"/>
    <w:rsid w:val="0848E3F4"/>
    <w:rsid w:val="0F909FEB"/>
    <w:rsid w:val="118872A0"/>
    <w:rsid w:val="11EFFCAB"/>
    <w:rsid w:val="15551868"/>
    <w:rsid w:val="16683B87"/>
    <w:rsid w:val="16959A8E"/>
    <w:rsid w:val="1A71DDCC"/>
    <w:rsid w:val="1A85BEED"/>
    <w:rsid w:val="1AF77572"/>
    <w:rsid w:val="1B3BACAA"/>
    <w:rsid w:val="1BF85986"/>
    <w:rsid w:val="1D1CF9A7"/>
    <w:rsid w:val="1D9429E7"/>
    <w:rsid w:val="1EB30069"/>
    <w:rsid w:val="1F593010"/>
    <w:rsid w:val="1F6E6572"/>
    <w:rsid w:val="2056054A"/>
    <w:rsid w:val="207E1CE6"/>
    <w:rsid w:val="2266009C"/>
    <w:rsid w:val="232D9632"/>
    <w:rsid w:val="243451A7"/>
    <w:rsid w:val="24AC649B"/>
    <w:rsid w:val="24BF2337"/>
    <w:rsid w:val="24CA528C"/>
    <w:rsid w:val="2515B390"/>
    <w:rsid w:val="26EA8744"/>
    <w:rsid w:val="27A1FCBF"/>
    <w:rsid w:val="2A173668"/>
    <w:rsid w:val="2D4F282A"/>
    <w:rsid w:val="2DB9A2A1"/>
    <w:rsid w:val="2E0572E1"/>
    <w:rsid w:val="30075345"/>
    <w:rsid w:val="300F1BCB"/>
    <w:rsid w:val="305A9186"/>
    <w:rsid w:val="305F6158"/>
    <w:rsid w:val="307D2DC2"/>
    <w:rsid w:val="318762A9"/>
    <w:rsid w:val="3423F025"/>
    <w:rsid w:val="346D649F"/>
    <w:rsid w:val="349F552B"/>
    <w:rsid w:val="35A13D35"/>
    <w:rsid w:val="35E9B787"/>
    <w:rsid w:val="35F2B850"/>
    <w:rsid w:val="362E4CF4"/>
    <w:rsid w:val="363CBC15"/>
    <w:rsid w:val="36CE30C8"/>
    <w:rsid w:val="379FE4B4"/>
    <w:rsid w:val="3915E62C"/>
    <w:rsid w:val="394EF703"/>
    <w:rsid w:val="3AF3D642"/>
    <w:rsid w:val="3B17844E"/>
    <w:rsid w:val="3BD3F2B7"/>
    <w:rsid w:val="3BEE2376"/>
    <w:rsid w:val="3CF289C8"/>
    <w:rsid w:val="3D0F491B"/>
    <w:rsid w:val="3D6EF4F8"/>
    <w:rsid w:val="3E8E5A29"/>
    <w:rsid w:val="41317E47"/>
    <w:rsid w:val="4361CB4C"/>
    <w:rsid w:val="43B184C9"/>
    <w:rsid w:val="461F79BA"/>
    <w:rsid w:val="464A61FA"/>
    <w:rsid w:val="4654BB0B"/>
    <w:rsid w:val="48F7A60A"/>
    <w:rsid w:val="4907E97F"/>
    <w:rsid w:val="49881A0E"/>
    <w:rsid w:val="4AABFAFA"/>
    <w:rsid w:val="4B53B4D4"/>
    <w:rsid w:val="4CCF9F3D"/>
    <w:rsid w:val="4D1D4D00"/>
    <w:rsid w:val="4E192FD8"/>
    <w:rsid w:val="4E2E2199"/>
    <w:rsid w:val="52ECA0FB"/>
    <w:rsid w:val="5325B864"/>
    <w:rsid w:val="553A7FBF"/>
    <w:rsid w:val="565D5926"/>
    <w:rsid w:val="570D3DF6"/>
    <w:rsid w:val="58565507"/>
    <w:rsid w:val="58C11D03"/>
    <w:rsid w:val="599714A9"/>
    <w:rsid w:val="5BE579CA"/>
    <w:rsid w:val="5CE66814"/>
    <w:rsid w:val="5D687AAD"/>
    <w:rsid w:val="5F28D611"/>
    <w:rsid w:val="61B2A9E9"/>
    <w:rsid w:val="62C0A13D"/>
    <w:rsid w:val="645F6889"/>
    <w:rsid w:val="6620F4E3"/>
    <w:rsid w:val="667B6A76"/>
    <w:rsid w:val="69B30B38"/>
    <w:rsid w:val="6A2826D7"/>
    <w:rsid w:val="6A42C30A"/>
    <w:rsid w:val="6C5A96FE"/>
    <w:rsid w:val="6D2887FF"/>
    <w:rsid w:val="6E6D53FE"/>
    <w:rsid w:val="6E7C89A4"/>
    <w:rsid w:val="6FD00CF6"/>
    <w:rsid w:val="70EAEB36"/>
    <w:rsid w:val="714D049B"/>
    <w:rsid w:val="724A0F32"/>
    <w:rsid w:val="72ADA567"/>
    <w:rsid w:val="7333B0F1"/>
    <w:rsid w:val="753DF16F"/>
    <w:rsid w:val="75627341"/>
    <w:rsid w:val="758476F1"/>
    <w:rsid w:val="763F38E6"/>
    <w:rsid w:val="763F4E7A"/>
    <w:rsid w:val="76A56BB8"/>
    <w:rsid w:val="76E48BE5"/>
    <w:rsid w:val="786B5F6F"/>
    <w:rsid w:val="78910C98"/>
    <w:rsid w:val="78F9EDE1"/>
    <w:rsid w:val="79143BCB"/>
    <w:rsid w:val="792BE394"/>
    <w:rsid w:val="7B58D921"/>
    <w:rsid w:val="7B5D98F8"/>
    <w:rsid w:val="7B62A9D6"/>
    <w:rsid w:val="7BED5A33"/>
    <w:rsid w:val="7C50D9C6"/>
    <w:rsid w:val="7C670049"/>
    <w:rsid w:val="7D892A94"/>
    <w:rsid w:val="7E1F8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58A3360"/>
  <w15:chartTrackingRefBased/>
  <w15:docId w15:val="{61C823A6-DB9F-4B6F-A77E-612356D3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2F5"/>
  </w:style>
  <w:style w:type="paragraph" w:styleId="Footer">
    <w:name w:val="footer"/>
    <w:basedOn w:val="Normal"/>
    <w:link w:val="FooterChar"/>
    <w:uiPriority w:val="99"/>
    <w:unhideWhenUsed/>
    <w:rsid w:val="00540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2F5"/>
  </w:style>
  <w:style w:type="paragraph" w:styleId="ListParagraph">
    <w:name w:val="List Paragraph"/>
    <w:basedOn w:val="Normal"/>
    <w:uiPriority w:val="34"/>
    <w:qFormat/>
    <w:rsid w:val="0028462E"/>
    <w:pPr>
      <w:ind w:left="720"/>
      <w:contextualSpacing/>
    </w:pPr>
  </w:style>
  <w:style w:type="paragraph" w:customStyle="1" w:styleId="Default">
    <w:name w:val="Default"/>
    <w:rsid w:val="000D42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8E396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39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67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1A7D7C6AF7C4B84849BBC7AECD042" ma:contentTypeVersion="7" ma:contentTypeDescription="Create a new document." ma:contentTypeScope="" ma:versionID="d1a1c2fab4bc054141fc059f64628e6a">
  <xsd:schema xmlns:xsd="http://www.w3.org/2001/XMLSchema" xmlns:xs="http://www.w3.org/2001/XMLSchema" xmlns:p="http://schemas.microsoft.com/office/2006/metadata/properties" xmlns:ns2="09f0d035-db3a-41e2-9c9f-cd4fb346005c" targetNamespace="http://schemas.microsoft.com/office/2006/metadata/properties" ma:root="true" ma:fieldsID="79197425f45961dcb975a55f67a80289" ns2:_="">
    <xsd:import namespace="09f0d035-db3a-41e2-9c9f-cd4fb3460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d035-db3a-41e2-9c9f-cd4fb34600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84C3F8-99F7-4A4D-9DB7-648BA2A0E3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E64F65-D1A9-4F9A-B3E2-21F9E402ED72}">
  <ds:schemaRefs>
    <ds:schemaRef ds:uri="c64af64d-aac7-4951-8d95-375455384151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12418448-8f7c-4e88-85b7-a4cd5aef8990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a2cded0b-269c-4199-bff9-42663b57fa01"/>
    <ds:schemaRef ds:uri="92452f81-205a-41b9-857b-7ce02a6513ee"/>
  </ds:schemaRefs>
</ds:datastoreItem>
</file>

<file path=customXml/itemProps3.xml><?xml version="1.0" encoding="utf-8"?>
<ds:datastoreItem xmlns:ds="http://schemas.openxmlformats.org/officeDocument/2006/customXml" ds:itemID="{9765097A-27D1-4CF6-BCDB-C7349DB1F0CA}"/>
</file>

<file path=customXml/itemProps4.xml><?xml version="1.0" encoding="utf-8"?>
<ds:datastoreItem xmlns:ds="http://schemas.openxmlformats.org/officeDocument/2006/customXml" ds:itemID="{4DB88DF7-5CA4-4BB6-9743-8917459633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70c53-fc97-4c45-87e9-80615808800c}" enabled="1" method="Standard" siteId="{2c94bed6-d675-4d3d-a53b-7b461fd6acc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Baisac</dc:creator>
  <cp:keywords/>
  <dc:description/>
  <cp:lastModifiedBy>Michael Abao</cp:lastModifiedBy>
  <cp:revision>14</cp:revision>
  <dcterms:created xsi:type="dcterms:W3CDTF">2019-09-24T09:08:00Z</dcterms:created>
  <dcterms:modified xsi:type="dcterms:W3CDTF">2024-05-13T05:05:00Z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0x010100B811A7D7C6AF7C4B84849BBC7AECD042</vt:lpwstr>
  </property>
  <property fmtid="{D5CDD505-2E9C-101B-9397-08002B2CF9AE}" pid="3" name="ClassificationContentMarkingHeaderShapeIds">
    <vt:lpwstr>7af6b1eb,1beec7c3,1db70655</vt:lpwstr>
  </property>
  <property fmtid="{D5CDD505-2E9C-101B-9397-08002B2CF9AE}" pid="4" name="ClassificationContentMarkingHeaderFontProps">
    <vt:lpwstr>#000000,8,Calibri</vt:lpwstr>
  </property>
  <property fmtid="{D5CDD505-2E9C-101B-9397-08002B2CF9AE}" pid="5" name="ClassificationContentMarkingHeaderText">
    <vt:lpwstr>Internal Use</vt:lpwstr>
  </property>
  <property fmtid="{D5CDD505-2E9C-101B-9397-08002B2CF9AE}" pid="6" name="ClassificationContentMarkingFooterShapeIds">
    <vt:lpwstr>5ce04eec,a116b8,4dd0e431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For RealPage Internal Use Only</vt:lpwstr>
  </property>
</Properties>
</file>